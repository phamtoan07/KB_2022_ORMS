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A85" w:rsidRPr="001542F1" w:rsidRDefault="002E4A85" w:rsidP="002E4A85">
      <w:pPr>
        <w:spacing w:after="480" w:line="300" w:lineRule="auto"/>
        <w:jc w:val="center"/>
        <w:rPr>
          <w:rFonts w:ascii="Times New Roman" w:eastAsia="Times New Roman" w:hAnsi="Times New Roman" w:cs="Times New Roman"/>
          <w:b/>
          <w:color w:val="4472C4"/>
          <w:sz w:val="24"/>
          <w:szCs w:val="24"/>
        </w:rPr>
      </w:pPr>
      <w:bookmarkStart w:id="0" w:name="_Hlk485196519"/>
      <w:bookmarkEnd w:id="0"/>
      <w:r w:rsidRPr="001542F1">
        <w:rPr>
          <w:rFonts w:ascii="Times New Roman" w:eastAsia="Times New Roman" w:hAnsi="Times New Roman" w:cs="Times New Roman"/>
          <w:b/>
          <w:color w:val="4472C4"/>
          <w:sz w:val="24"/>
          <w:szCs w:val="24"/>
        </w:rPr>
        <w:t>TÀI LIỆU THIẾT KẾ KIẾN TRÚC</w:t>
      </w:r>
    </w:p>
    <w:tbl>
      <w:tblPr>
        <w:tblStyle w:val="TableGrid1"/>
        <w:tblpPr w:leftFromText="180" w:rightFromText="180" w:vertAnchor="text" w:tblpXSpec="center" w:tblpY="1"/>
        <w:tblOverlap w:val="never"/>
        <w:tblW w:w="0" w:type="auto"/>
        <w:tblInd w:w="0" w:type="dxa"/>
        <w:tblLook w:val="04A0" w:firstRow="1" w:lastRow="0" w:firstColumn="1" w:lastColumn="0" w:noHBand="0" w:noVBand="1"/>
      </w:tblPr>
      <w:tblGrid>
        <w:gridCol w:w="2250"/>
        <w:gridCol w:w="4410"/>
      </w:tblGrid>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Dự án</w:t>
            </w:r>
          </w:p>
        </w:tc>
        <w:tc>
          <w:tcPr>
            <w:tcW w:w="4410" w:type="dxa"/>
            <w:tcBorders>
              <w:top w:val="single" w:sz="4" w:space="0" w:color="auto"/>
              <w:left w:val="single" w:sz="4" w:space="0" w:color="auto"/>
              <w:bottom w:val="single" w:sz="4" w:space="0" w:color="auto"/>
              <w:right w:val="single" w:sz="4" w:space="0" w:color="auto"/>
            </w:tcBorders>
            <w:vAlign w:val="center"/>
            <w:hideMark/>
          </w:tcPr>
          <w:p w:rsidR="002E4A85" w:rsidRPr="000F6674" w:rsidRDefault="002E4A85">
            <w:pPr>
              <w:spacing w:before="60" w:after="60" w:line="300" w:lineRule="auto"/>
              <w:rPr>
                <w:rFonts w:ascii="Times New Roman" w:eastAsia="Times New Roman" w:hAnsi="Times New Roman" w:cs="Times New Roman"/>
                <w:sz w:val="24"/>
                <w:szCs w:val="24"/>
              </w:rPr>
            </w:pPr>
            <w:r w:rsidRPr="000F6674">
              <w:rPr>
                <w:rFonts w:ascii="Times New Roman" w:eastAsia="Times New Roman" w:hAnsi="Times New Roman" w:cs="Times New Roman"/>
                <w:sz w:val="24"/>
                <w:szCs w:val="24"/>
              </w:rPr>
              <w:t xml:space="preserve">Dự án </w:t>
            </w:r>
            <w:r w:rsidR="00ED2B24" w:rsidRPr="000F6674">
              <w:rPr>
                <w:rFonts w:ascii="Times New Roman" w:eastAsia="Times New Roman" w:hAnsi="Times New Roman" w:cs="Times New Roman"/>
                <w:sz w:val="24"/>
                <w:szCs w:val="24"/>
              </w:rPr>
              <w:t>ORMS</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Phiên bản</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1.0</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Ngày</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02/03/2021</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Người viết</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p>
        </w:tc>
      </w:tr>
    </w:tbl>
    <w:p w:rsidR="002E4A85" w:rsidRPr="001542F1" w:rsidRDefault="002E4A85" w:rsidP="002E4A85">
      <w:pPr>
        <w:spacing w:after="180" w:line="300" w:lineRule="auto"/>
        <w:jc w:val="both"/>
        <w:rPr>
          <w:rFonts w:ascii="Times New Roman" w:eastAsia="Times New Roman" w:hAnsi="Times New Roman" w:cs="Times New Roman"/>
          <w:sz w:val="24"/>
          <w:szCs w:val="24"/>
        </w:rPr>
      </w:pPr>
    </w:p>
    <w:p w:rsidR="002E4A85" w:rsidRPr="001542F1" w:rsidRDefault="002E4A85" w:rsidP="002E4A85">
      <w:pPr>
        <w:spacing w:after="180" w:line="300" w:lineRule="auto"/>
        <w:jc w:val="both"/>
        <w:rPr>
          <w:rFonts w:ascii="Times New Roman" w:eastAsia="Times New Roman" w:hAnsi="Times New Roman" w:cs="Times New Roman"/>
          <w:sz w:val="24"/>
          <w:szCs w:val="24"/>
        </w:rPr>
      </w:pPr>
    </w:p>
    <w:tbl>
      <w:tblPr>
        <w:tblpPr w:leftFromText="180" w:rightFromText="180" w:bottomFromText="160" w:vertAnchor="page" w:horzAnchor="margin" w:tblpXSpec="center" w:tblpY="6263"/>
        <w:tblW w:w="77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350"/>
        <w:gridCol w:w="2065"/>
        <w:gridCol w:w="1355"/>
        <w:gridCol w:w="2970"/>
      </w:tblGrid>
      <w:tr w:rsidR="002E4A85" w:rsidRPr="001542F1" w:rsidTr="002E4A85">
        <w:trPr>
          <w:cantSplit/>
          <w:tblHeader/>
        </w:trPr>
        <w:tc>
          <w:tcPr>
            <w:tcW w:w="7740" w:type="dxa"/>
            <w:gridSpan w:val="4"/>
            <w:tcBorders>
              <w:top w:val="single" w:sz="4" w:space="0" w:color="auto"/>
              <w:left w:val="single" w:sz="4" w:space="0" w:color="auto"/>
              <w:bottom w:val="single" w:sz="12" w:space="0" w:color="auto"/>
              <w:right w:val="single" w:sz="4" w:space="0" w:color="auto"/>
            </w:tcBorders>
            <w:shd w:val="pct10" w:color="auto" w:fill="auto"/>
            <w:hideMark/>
          </w:tcPr>
          <w:p w:rsidR="002E4A85" w:rsidRPr="001542F1" w:rsidRDefault="002E4A85">
            <w:pPr>
              <w:spacing w:before="60" w:after="60" w:line="240" w:lineRule="auto"/>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Thay đổi bản ghi</w:t>
            </w:r>
          </w:p>
        </w:tc>
      </w:tr>
      <w:tr w:rsidR="002E4A85" w:rsidRPr="001542F1" w:rsidTr="002E4A85">
        <w:trPr>
          <w:cantSplit/>
          <w:tblHeader/>
        </w:trPr>
        <w:tc>
          <w:tcPr>
            <w:tcW w:w="1350" w:type="dxa"/>
            <w:tcBorders>
              <w:top w:val="single" w:sz="12" w:space="0" w:color="auto"/>
              <w:left w:val="single" w:sz="4" w:space="0" w:color="auto"/>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Ngày</w:t>
            </w:r>
          </w:p>
        </w:tc>
        <w:tc>
          <w:tcPr>
            <w:tcW w:w="206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ind w:left="540"/>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Người viết</w:t>
            </w:r>
          </w:p>
        </w:tc>
        <w:tc>
          <w:tcPr>
            <w:tcW w:w="135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Phiên bản</w:t>
            </w:r>
          </w:p>
        </w:tc>
        <w:tc>
          <w:tcPr>
            <w:tcW w:w="2970" w:type="dxa"/>
            <w:tcBorders>
              <w:top w:val="single" w:sz="12" w:space="0" w:color="auto"/>
              <w:left w:val="nil"/>
              <w:bottom w:val="single" w:sz="4" w:space="0" w:color="auto"/>
              <w:right w:val="single" w:sz="4" w:space="0" w:color="auto"/>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Nội dung sửa đổi</w:t>
            </w: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hideMark/>
          </w:tcPr>
          <w:p w:rsidR="002E4A85" w:rsidRPr="001542F1" w:rsidRDefault="00082A6E">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sz w:val="24"/>
                <w:szCs w:val="24"/>
              </w:rPr>
              <w:t>02/03/2021</w:t>
            </w:r>
          </w:p>
        </w:tc>
        <w:tc>
          <w:tcPr>
            <w:tcW w:w="206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FSS</w:t>
            </w:r>
          </w:p>
        </w:tc>
        <w:tc>
          <w:tcPr>
            <w:tcW w:w="135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center"/>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1.0</w:t>
            </w:r>
          </w:p>
        </w:tc>
        <w:tc>
          <w:tcPr>
            <w:tcW w:w="2970"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Tạo mới</w:t>
            </w:r>
          </w:p>
        </w:tc>
      </w:tr>
      <w:tr w:rsidR="002E4A85" w:rsidRPr="001542F1" w:rsidTr="00082A6E">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bl>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r w:rsidRPr="001542F1">
        <w:rPr>
          <w:rFonts w:ascii="Times New Roman" w:eastAsia="Calibri" w:hAnsi="Times New Roman" w:cs="Times New Roman"/>
          <w:sz w:val="24"/>
          <w:szCs w:val="24"/>
        </w:rPr>
        <w:br w:type="page"/>
      </w:r>
    </w:p>
    <w:p w:rsidR="002E4A85" w:rsidRPr="001542F1" w:rsidRDefault="002E4A85" w:rsidP="002E4A85">
      <w:pPr>
        <w:spacing w:after="0"/>
        <w:rPr>
          <w:rFonts w:ascii="Times New Roman" w:hAnsi="Times New Roman" w:cs="Times New Roman"/>
          <w:sz w:val="24"/>
          <w:szCs w:val="24"/>
        </w:rPr>
        <w:sectPr w:rsidR="002E4A85" w:rsidRPr="001542F1">
          <w:pgSz w:w="12240" w:h="15840"/>
          <w:pgMar w:top="1440" w:right="1440" w:bottom="1440" w:left="1440" w:header="720" w:footer="720" w:gutter="0"/>
          <w:cols w:space="720"/>
        </w:sectPr>
      </w:pPr>
    </w:p>
    <w:p w:rsidR="002E4A85" w:rsidRPr="001542F1" w:rsidRDefault="002E4A85" w:rsidP="002E4A85">
      <w:pPr>
        <w:rPr>
          <w:rFonts w:ascii="Times New Roman" w:hAnsi="Times New Roman" w:cs="Times New Roman"/>
          <w:sz w:val="24"/>
          <w:szCs w:val="24"/>
        </w:rPr>
      </w:pPr>
    </w:p>
    <w:p w:rsidR="002E4A85" w:rsidRPr="001542F1" w:rsidRDefault="00072D58" w:rsidP="002E4A85">
      <w:pPr>
        <w:jc w:val="center"/>
        <w:rPr>
          <w:rFonts w:ascii="Times New Roman" w:hAnsi="Times New Roman" w:cs="Times New Roman"/>
          <w:b/>
          <w:sz w:val="24"/>
          <w:szCs w:val="24"/>
        </w:rPr>
      </w:pPr>
      <w:r w:rsidRPr="001542F1">
        <w:rPr>
          <w:rFonts w:ascii="Times New Roman" w:hAnsi="Times New Roman" w:cs="Times New Roman"/>
          <w:b/>
          <w:sz w:val="24"/>
          <w:szCs w:val="24"/>
        </w:rPr>
        <w:t>ORMS</w:t>
      </w:r>
    </w:p>
    <w:p w:rsidR="002E4A85" w:rsidRPr="001542F1" w:rsidRDefault="002E4A85" w:rsidP="002E4A85">
      <w:pPr>
        <w:jc w:val="center"/>
        <w:rPr>
          <w:rFonts w:ascii="Times New Roman" w:hAnsi="Times New Roman" w:cs="Times New Roman"/>
          <w:b/>
          <w:sz w:val="24"/>
          <w:szCs w:val="24"/>
        </w:rPr>
      </w:pPr>
      <w:r w:rsidRPr="001542F1">
        <w:rPr>
          <w:rFonts w:ascii="Times New Roman" w:hAnsi="Times New Roman" w:cs="Times New Roman"/>
          <w:b/>
          <w:sz w:val="24"/>
          <w:szCs w:val="24"/>
        </w:rPr>
        <w:t>Tài liệu kiến trúc tổng thể hệ thống</w:t>
      </w:r>
    </w:p>
    <w:p w:rsidR="002E4A85" w:rsidRPr="001542F1" w:rsidRDefault="002E4A85" w:rsidP="002E4A85">
      <w:pPr>
        <w:jc w:val="center"/>
        <w:rPr>
          <w:rFonts w:ascii="Times New Roman" w:hAnsi="Times New Roman" w:cs="Times New Roman"/>
          <w:b/>
          <w:sz w:val="24"/>
          <w:szCs w:val="24"/>
        </w:rPr>
      </w:pPr>
    </w:p>
    <w:sdt>
      <w:sdtPr>
        <w:rPr>
          <w:rFonts w:ascii="Times New Roman" w:eastAsiaTheme="minorHAnsi" w:hAnsi="Times New Roman" w:cs="Times New Roman"/>
          <w:b w:val="0"/>
          <w:bCs w:val="0"/>
          <w:color w:val="auto"/>
          <w:sz w:val="24"/>
          <w:szCs w:val="24"/>
          <w:lang w:eastAsia="en-US"/>
        </w:rPr>
        <w:id w:val="-705091334"/>
        <w:docPartObj>
          <w:docPartGallery w:val="Table of Contents"/>
          <w:docPartUnique/>
        </w:docPartObj>
      </w:sdtPr>
      <w:sdtEndPr/>
      <w:sdtContent>
        <w:p w:rsidR="002E4A85" w:rsidRPr="001542F1" w:rsidRDefault="002E4A85" w:rsidP="002E4A85">
          <w:pPr>
            <w:pStyle w:val="TOCHeading"/>
            <w:rPr>
              <w:rFonts w:ascii="Times New Roman" w:hAnsi="Times New Roman" w:cs="Times New Roman"/>
              <w:sz w:val="24"/>
              <w:szCs w:val="24"/>
            </w:rPr>
          </w:pPr>
          <w:r w:rsidRPr="001542F1">
            <w:rPr>
              <w:rFonts w:ascii="Times New Roman" w:hAnsi="Times New Roman" w:cs="Times New Roman"/>
              <w:sz w:val="24"/>
              <w:szCs w:val="24"/>
            </w:rPr>
            <w:t>Contents</w:t>
          </w:r>
        </w:p>
        <w:p w:rsidR="00961600" w:rsidRPr="001542F1" w:rsidRDefault="002E4A85">
          <w:pPr>
            <w:pStyle w:val="TOC1"/>
            <w:tabs>
              <w:tab w:val="left" w:pos="440"/>
              <w:tab w:val="right" w:leader="dot" w:pos="9350"/>
            </w:tabs>
            <w:rPr>
              <w:rFonts w:ascii="Times New Roman" w:eastAsiaTheme="minorEastAsia" w:hAnsi="Times New Roman" w:cs="Times New Roman"/>
              <w:noProof/>
              <w:sz w:val="24"/>
              <w:szCs w:val="24"/>
            </w:rPr>
          </w:pPr>
          <w:r w:rsidRPr="00955E01">
            <w:rPr>
              <w:rFonts w:ascii="Times New Roman" w:hAnsi="Times New Roman" w:cs="Times New Roman"/>
              <w:sz w:val="24"/>
              <w:szCs w:val="24"/>
            </w:rPr>
            <w:fldChar w:fldCharType="begin"/>
          </w:r>
          <w:r w:rsidRPr="001542F1">
            <w:rPr>
              <w:rFonts w:ascii="Times New Roman" w:hAnsi="Times New Roman" w:cs="Times New Roman"/>
              <w:sz w:val="24"/>
              <w:szCs w:val="24"/>
            </w:rPr>
            <w:instrText xml:space="preserve"> TOC \o "1-3" \h \z \u </w:instrText>
          </w:r>
          <w:r w:rsidRPr="00955E01">
            <w:rPr>
              <w:rFonts w:ascii="Times New Roman" w:hAnsi="Times New Roman" w:cs="Times New Roman"/>
              <w:sz w:val="24"/>
              <w:szCs w:val="24"/>
            </w:rPr>
            <w:fldChar w:fldCharType="separate"/>
          </w:r>
          <w:hyperlink w:anchor="_Toc65681457"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GIỚI THIỆU CHUNG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58"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Mục tiêu của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59"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Phạm vi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_Toc65681459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0"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Đối tượng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_Toc65681460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1"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Thuật ngữ viết tắt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_Toc65681461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1"/>
            <w:tabs>
              <w:tab w:val="left" w:pos="440"/>
              <w:tab w:val="right" w:leader="dot" w:pos="9350"/>
            </w:tabs>
            <w:rPr>
              <w:rFonts w:ascii="Times New Roman" w:eastAsiaTheme="minorEastAsia" w:hAnsi="Times New Roman" w:cs="Times New Roman"/>
              <w:noProof/>
              <w:sz w:val="24"/>
              <w:szCs w:val="24"/>
            </w:rPr>
          </w:pPr>
          <w:hyperlink w:anchor="_Toc65681462"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KIẾN TRÚC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_Toc65681462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3</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1"/>
            <w:tabs>
              <w:tab w:val="left" w:pos="660"/>
              <w:tab w:val="right" w:leader="dot" w:pos="9350"/>
            </w:tabs>
            <w:rPr>
              <w:rFonts w:ascii="Times New Roman" w:eastAsiaTheme="minorEastAsia" w:hAnsi="Times New Roman" w:cs="Times New Roman"/>
              <w:noProof/>
              <w:sz w:val="24"/>
              <w:szCs w:val="24"/>
            </w:rPr>
          </w:pPr>
          <w:hyperlink w:anchor="_Toc65681463" w:history="1">
            <w:r w:rsidR="00961600" w:rsidRPr="001542F1">
              <w:rPr>
                <w:rStyle w:val="Hyperlink"/>
                <w:rFonts w:ascii="Times New Roman" w:hAnsi="Times New Roman" w:cs="Times New Roman"/>
                <w:b/>
                <w:bCs/>
                <w:noProof/>
                <w:sz w:val="24"/>
                <w:szCs w:val="24"/>
              </w:rPr>
              <w:t>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LUỒNG HOẠT ĐỘNG NGHIỆP VỤ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_Toc65681463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4"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Đồng bộ đầu ngày</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_Toc65681464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5"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Giao dịch từ Flex Client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_Toc65681465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6"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Đặt lệnh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_Toc65681466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6</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2"/>
            <w:tabs>
              <w:tab w:val="left" w:pos="660"/>
              <w:tab w:val="right" w:leader="dot" w:pos="9350"/>
            </w:tabs>
            <w:rPr>
              <w:rFonts w:ascii="Times New Roman" w:eastAsiaTheme="minorEastAsia" w:hAnsi="Times New Roman" w:cs="Times New Roman"/>
              <w:noProof/>
              <w:sz w:val="24"/>
              <w:szCs w:val="24"/>
            </w:rPr>
          </w:pPr>
          <w:hyperlink w:anchor="_Toc65681467"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Luồng tra cứu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961600" w:rsidRPr="001542F1" w:rsidRDefault="008211AC">
          <w:pPr>
            <w:pStyle w:val="TOC1"/>
            <w:tabs>
              <w:tab w:val="left" w:pos="660"/>
              <w:tab w:val="right" w:leader="dot" w:pos="9350"/>
            </w:tabs>
            <w:rPr>
              <w:rFonts w:ascii="Times New Roman" w:eastAsiaTheme="minorEastAsia" w:hAnsi="Times New Roman" w:cs="Times New Roman"/>
              <w:noProof/>
              <w:sz w:val="24"/>
              <w:szCs w:val="24"/>
            </w:rPr>
          </w:pPr>
          <w:hyperlink w:anchor="_Toc65681468" w:history="1">
            <w:r w:rsidR="00961600" w:rsidRPr="001542F1">
              <w:rPr>
                <w:rStyle w:val="Hyperlink"/>
                <w:rFonts w:ascii="Times New Roman" w:hAnsi="Times New Roman" w:cs="Times New Roman"/>
                <w:noProof/>
                <w:sz w:val="24"/>
                <w:szCs w:val="24"/>
              </w:rPr>
              <w:t>III.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CƠ CHẾ DỰ PHÒNG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2E4A85" w:rsidRPr="001542F1" w:rsidRDefault="002E4A85" w:rsidP="002E4A85">
          <w:pPr>
            <w:rPr>
              <w:rFonts w:ascii="Times New Roman" w:hAnsi="Times New Roman" w:cs="Times New Roman"/>
              <w:sz w:val="24"/>
              <w:szCs w:val="24"/>
            </w:rPr>
          </w:pPr>
          <w:r w:rsidRPr="00955E01">
            <w:rPr>
              <w:rFonts w:ascii="Times New Roman" w:hAnsi="Times New Roman" w:cs="Times New Roman"/>
              <w:b/>
              <w:bCs/>
              <w:noProof/>
              <w:sz w:val="24"/>
              <w:szCs w:val="24"/>
            </w:rPr>
            <w:fldChar w:fldCharType="end"/>
          </w:r>
        </w:p>
      </w:sdtContent>
    </w:sdt>
    <w:p w:rsidR="002E4A85" w:rsidRPr="001542F1" w:rsidRDefault="002E4A85"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2E4A85" w:rsidRPr="001542F1" w:rsidRDefault="002E4A85" w:rsidP="002E4A85">
      <w:pPr>
        <w:pStyle w:val="Heading1"/>
        <w:numPr>
          <w:ilvl w:val="0"/>
          <w:numId w:val="1"/>
        </w:numPr>
        <w:rPr>
          <w:rFonts w:ascii="Times New Roman" w:hAnsi="Times New Roman" w:cs="Times New Roman"/>
          <w:b/>
          <w:bCs/>
          <w:sz w:val="24"/>
          <w:szCs w:val="24"/>
        </w:rPr>
      </w:pPr>
      <w:bookmarkStart w:id="1" w:name="_Toc65681457"/>
      <w:bookmarkStart w:id="2" w:name="_Toc445744079"/>
      <w:r w:rsidRPr="001542F1">
        <w:rPr>
          <w:rFonts w:ascii="Times New Roman" w:hAnsi="Times New Roman" w:cs="Times New Roman"/>
          <w:b/>
          <w:bCs/>
          <w:sz w:val="24"/>
          <w:szCs w:val="24"/>
        </w:rPr>
        <w:lastRenderedPageBreak/>
        <w:t>GIỚI THIỆU CHUNG</w:t>
      </w:r>
      <w:bookmarkEnd w:id="1"/>
    </w:p>
    <w:p w:rsidR="002E4A85" w:rsidRPr="001542F1" w:rsidRDefault="002E4A85" w:rsidP="002E4A85">
      <w:pPr>
        <w:pStyle w:val="Heading2"/>
        <w:numPr>
          <w:ilvl w:val="0"/>
          <w:numId w:val="2"/>
        </w:numPr>
        <w:rPr>
          <w:rFonts w:ascii="Times New Roman" w:hAnsi="Times New Roman" w:cs="Times New Roman"/>
          <w:sz w:val="24"/>
          <w:szCs w:val="24"/>
        </w:rPr>
      </w:pPr>
      <w:bookmarkStart w:id="3" w:name="_Toc65681458"/>
      <w:bookmarkStart w:id="4" w:name="_Hlk65572242"/>
      <w:r w:rsidRPr="001542F1">
        <w:rPr>
          <w:rFonts w:ascii="Times New Roman" w:hAnsi="Times New Roman" w:cs="Times New Roman"/>
          <w:sz w:val="24"/>
          <w:szCs w:val="24"/>
        </w:rPr>
        <w:t>Mục tiêu của tài liệu</w:t>
      </w:r>
      <w:bookmarkEnd w:id="2"/>
      <w:bookmarkEnd w:id="3"/>
    </w:p>
    <w:bookmarkEnd w:id="4"/>
    <w:p w:rsidR="002E4A85" w:rsidRPr="001542F1" w:rsidRDefault="002E4A85" w:rsidP="002E4A85">
      <w:pPr>
        <w:rPr>
          <w:rFonts w:ascii="Times New Roman" w:hAnsi="Times New Roman" w:cs="Times New Roman"/>
          <w:sz w:val="24"/>
          <w:szCs w:val="24"/>
        </w:rPr>
      </w:pPr>
      <w:r w:rsidRPr="001542F1">
        <w:rPr>
          <w:rFonts w:ascii="Times New Roman" w:hAnsi="Times New Roman" w:cs="Times New Roman"/>
          <w:sz w:val="24"/>
          <w:szCs w:val="24"/>
        </w:rPr>
        <w:t xml:space="preserve">Tài liệu này nhằm mô tả tổng quan kiến trúc của hệ thống </w:t>
      </w:r>
      <w:r w:rsidR="00F624A1" w:rsidRPr="001542F1">
        <w:rPr>
          <w:rFonts w:ascii="Times New Roman" w:hAnsi="Times New Roman" w:cs="Times New Roman"/>
          <w:sz w:val="24"/>
          <w:szCs w:val="24"/>
        </w:rPr>
        <w:t>ORMS</w:t>
      </w:r>
    </w:p>
    <w:p w:rsidR="002E4A85" w:rsidRPr="001542F1" w:rsidRDefault="002E4A85" w:rsidP="002E4A85">
      <w:pPr>
        <w:pStyle w:val="Heading2"/>
        <w:numPr>
          <w:ilvl w:val="0"/>
          <w:numId w:val="2"/>
        </w:numPr>
        <w:rPr>
          <w:rFonts w:ascii="Times New Roman" w:hAnsi="Times New Roman" w:cs="Times New Roman"/>
          <w:sz w:val="24"/>
          <w:szCs w:val="24"/>
        </w:rPr>
      </w:pPr>
      <w:bookmarkStart w:id="5" w:name="_Toc445744080"/>
      <w:bookmarkStart w:id="6" w:name="_Toc65681459"/>
      <w:r w:rsidRPr="001542F1">
        <w:rPr>
          <w:rFonts w:ascii="Times New Roman" w:hAnsi="Times New Roman" w:cs="Times New Roman"/>
          <w:sz w:val="24"/>
          <w:szCs w:val="24"/>
        </w:rPr>
        <w:t xml:space="preserve">Phạm </w:t>
      </w:r>
      <w:proofErr w:type="gramStart"/>
      <w:r w:rsidRPr="001542F1">
        <w:rPr>
          <w:rFonts w:ascii="Times New Roman" w:hAnsi="Times New Roman" w:cs="Times New Roman"/>
          <w:sz w:val="24"/>
          <w:szCs w:val="24"/>
        </w:rPr>
        <w:t>vi</w:t>
      </w:r>
      <w:proofErr w:type="gramEnd"/>
      <w:r w:rsidRPr="001542F1">
        <w:rPr>
          <w:rFonts w:ascii="Times New Roman" w:hAnsi="Times New Roman" w:cs="Times New Roman"/>
          <w:sz w:val="24"/>
          <w:szCs w:val="24"/>
        </w:rPr>
        <w:t xml:space="preserve"> sử dụng tài liệu</w:t>
      </w:r>
      <w:bookmarkEnd w:id="5"/>
      <w:bookmarkEnd w:id="6"/>
    </w:p>
    <w:p w:rsidR="002E4A85" w:rsidRPr="001542F1" w:rsidRDefault="002E4A85" w:rsidP="002E4A85">
      <w:pPr>
        <w:pStyle w:val="Heading2"/>
        <w:numPr>
          <w:ilvl w:val="0"/>
          <w:numId w:val="2"/>
        </w:numPr>
        <w:rPr>
          <w:rFonts w:ascii="Times New Roman" w:hAnsi="Times New Roman" w:cs="Times New Roman"/>
          <w:sz w:val="24"/>
          <w:szCs w:val="24"/>
        </w:rPr>
      </w:pPr>
      <w:bookmarkStart w:id="7" w:name="_Toc445744081"/>
      <w:bookmarkStart w:id="8" w:name="_Toc65681460"/>
      <w:r w:rsidRPr="001542F1">
        <w:rPr>
          <w:rFonts w:ascii="Times New Roman" w:hAnsi="Times New Roman" w:cs="Times New Roman"/>
          <w:sz w:val="24"/>
          <w:szCs w:val="24"/>
        </w:rPr>
        <w:t>Đối tượng sử dụng tài liệu</w:t>
      </w:r>
      <w:bookmarkEnd w:id="7"/>
      <w:bookmarkEnd w:id="8"/>
    </w:p>
    <w:p w:rsidR="002E4A85" w:rsidRPr="001542F1" w:rsidRDefault="002E4A85" w:rsidP="002E4A85">
      <w:pPr>
        <w:pStyle w:val="Heading2"/>
        <w:numPr>
          <w:ilvl w:val="0"/>
          <w:numId w:val="2"/>
        </w:numPr>
        <w:rPr>
          <w:rFonts w:ascii="Times New Roman" w:hAnsi="Times New Roman" w:cs="Times New Roman"/>
          <w:sz w:val="24"/>
          <w:szCs w:val="24"/>
        </w:rPr>
      </w:pPr>
      <w:bookmarkStart w:id="9" w:name="_Toc445744082"/>
      <w:bookmarkStart w:id="10" w:name="_Toc65681461"/>
      <w:r w:rsidRPr="001542F1">
        <w:rPr>
          <w:rFonts w:ascii="Times New Roman" w:hAnsi="Times New Roman" w:cs="Times New Roman"/>
          <w:sz w:val="24"/>
          <w:szCs w:val="24"/>
        </w:rPr>
        <w:t>Thuật ngữ viết tắt</w:t>
      </w:r>
      <w:bookmarkEnd w:id="9"/>
      <w:bookmarkEnd w:id="10"/>
    </w:p>
    <w:tbl>
      <w:tblPr>
        <w:tblStyle w:val="TableGrid"/>
        <w:tblW w:w="9781" w:type="dxa"/>
        <w:tblInd w:w="250" w:type="dxa"/>
        <w:tblLook w:val="04A0" w:firstRow="1" w:lastRow="0" w:firstColumn="1" w:lastColumn="0" w:noHBand="0" w:noVBand="1"/>
      </w:tblPr>
      <w:tblGrid>
        <w:gridCol w:w="3402"/>
        <w:gridCol w:w="6379"/>
      </w:tblGrid>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Tên thuật ngữ</w:t>
            </w:r>
          </w:p>
        </w:tc>
        <w:tc>
          <w:tcPr>
            <w:tcW w:w="637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Ý nghĩa</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VND</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Công ty chứng khoản VNDirect</w:t>
            </w:r>
          </w:p>
        </w:tc>
      </w:tr>
      <w:tr w:rsidR="002E4A85" w:rsidRPr="001542F1" w:rsidTr="00866EAF">
        <w:trPr>
          <w:trHeight w:val="397"/>
        </w:trPr>
        <w:tc>
          <w:tcPr>
            <w:tcW w:w="3402" w:type="dxa"/>
            <w:tcBorders>
              <w:top w:val="single" w:sz="4" w:space="0" w:color="auto"/>
              <w:left w:val="single" w:sz="4" w:space="0" w:color="auto"/>
              <w:bottom w:val="single" w:sz="4" w:space="0" w:color="auto"/>
              <w:right w:val="single" w:sz="4" w:space="0" w:color="auto"/>
            </w:tcBorders>
          </w:tcPr>
          <w:p w:rsidR="002E4A85" w:rsidRPr="001542F1" w:rsidRDefault="00E13262">
            <w:pPr>
              <w:spacing w:line="240" w:lineRule="auto"/>
              <w:rPr>
                <w:sz w:val="24"/>
                <w:szCs w:val="24"/>
              </w:rPr>
            </w:pPr>
            <w:r w:rsidRPr="001542F1">
              <w:rPr>
                <w:sz w:val="24"/>
                <w:szCs w:val="24"/>
              </w:rPr>
              <w:t>HFT</w:t>
            </w:r>
          </w:p>
        </w:tc>
        <w:tc>
          <w:tcPr>
            <w:tcW w:w="6379" w:type="dxa"/>
            <w:tcBorders>
              <w:top w:val="single" w:sz="4" w:space="0" w:color="auto"/>
              <w:left w:val="single" w:sz="4" w:space="0" w:color="auto"/>
              <w:bottom w:val="single" w:sz="4" w:space="0" w:color="auto"/>
              <w:right w:val="single" w:sz="4" w:space="0" w:color="auto"/>
            </w:tcBorders>
          </w:tcPr>
          <w:p w:rsidR="002E4A85" w:rsidRPr="001542F1" w:rsidRDefault="00866EAF">
            <w:pPr>
              <w:spacing w:line="240" w:lineRule="auto"/>
              <w:rPr>
                <w:sz w:val="24"/>
                <w:szCs w:val="24"/>
              </w:rPr>
            </w:pPr>
            <w:r w:rsidRPr="001542F1">
              <w:rPr>
                <w:sz w:val="24"/>
                <w:szCs w:val="24"/>
              </w:rPr>
              <w:t>Hệ thống đặt lệnh</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CSDL</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Cơ sở dữ liệu</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Flex</w:t>
            </w: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Hệ thống back</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r>
    </w:tbl>
    <w:p w:rsidR="004970C8" w:rsidRPr="001542F1" w:rsidRDefault="0043195D" w:rsidP="00E1105A">
      <w:pPr>
        <w:pStyle w:val="Heading1"/>
        <w:numPr>
          <w:ilvl w:val="0"/>
          <w:numId w:val="3"/>
        </w:numPr>
        <w:rPr>
          <w:rFonts w:ascii="Times New Roman" w:hAnsi="Times New Roman" w:cs="Times New Roman"/>
          <w:b/>
          <w:bCs/>
          <w:sz w:val="24"/>
          <w:szCs w:val="24"/>
        </w:rPr>
      </w:pPr>
      <w:bookmarkStart w:id="11" w:name="_Toc65681462"/>
      <w:r w:rsidRPr="001542F1">
        <w:rPr>
          <w:rFonts w:ascii="Times New Roman" w:hAnsi="Times New Roman" w:cs="Times New Roman"/>
          <w:b/>
          <w:bCs/>
          <w:sz w:val="24"/>
          <w:szCs w:val="24"/>
        </w:rPr>
        <w:t>S</w:t>
      </w:r>
      <w:r w:rsidR="002E4A85" w:rsidRPr="001542F1">
        <w:rPr>
          <w:rFonts w:ascii="Times New Roman" w:hAnsi="Times New Roman" w:cs="Times New Roman"/>
          <w:b/>
          <w:bCs/>
          <w:sz w:val="24"/>
          <w:szCs w:val="24"/>
        </w:rPr>
        <w:t xml:space="preserve">Ơ ĐỒ </w:t>
      </w:r>
      <w:r w:rsidR="004970C8" w:rsidRPr="001542F1">
        <w:rPr>
          <w:rFonts w:ascii="Times New Roman" w:hAnsi="Times New Roman" w:cs="Times New Roman"/>
          <w:b/>
          <w:bCs/>
          <w:sz w:val="24"/>
          <w:szCs w:val="24"/>
        </w:rPr>
        <w:t>KIẾN TRÚC HỆ THỐNG</w:t>
      </w:r>
      <w:bookmarkEnd w:id="11"/>
    </w:p>
    <w:p w:rsidR="0043195D" w:rsidRPr="00321541" w:rsidRDefault="0043195D" w:rsidP="00321541"/>
    <w:p w:rsidR="006E17E9"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Sơ đồ thiết kế hệ thống ORMS</w:t>
      </w:r>
    </w:p>
    <w:p w:rsidR="002E4A85" w:rsidRPr="001542F1" w:rsidRDefault="00AF6C50" w:rsidP="00E25420">
      <w:pPr>
        <w:pStyle w:val="BPNormal"/>
        <w:ind w:left="720"/>
        <w:rPr>
          <w:rFonts w:ascii="Times New Roman" w:hAnsi="Times New Roman" w:cs="Times New Roman"/>
          <w:sz w:val="24"/>
          <w:szCs w:val="24"/>
        </w:rPr>
      </w:pPr>
      <w:r w:rsidRPr="00321541">
        <w:rPr>
          <w:rFonts w:ascii="Times New Roman" w:hAnsi="Times New Roman" w:cs="Times New Roman"/>
          <w:sz w:val="24"/>
          <w:szCs w:val="24"/>
        </w:rPr>
        <w:object w:dxaOrig="11332" w:dyaOrig="9081" w14:anchorId="3152AE99">
          <v:shape id="_x0000_i1025" type="#_x0000_t75" style="width:726.75pt;height:446.25pt" o:ole="" o:preferrelative="f">
            <v:imagedata r:id="rId7" o:title=""/>
            <o:lock v:ext="edit" aspectratio="f"/>
          </v:shape>
          <o:OLEObject Type="Embed" ProgID="Visio.Drawing.11" ShapeID="_x0000_i1025" DrawAspect="Content" ObjectID="_1687242874" r:id="rId8"/>
        </w:object>
      </w:r>
    </w:p>
    <w:p w:rsidR="002E4A85" w:rsidRPr="001542F1" w:rsidRDefault="002E4A85" w:rsidP="002E4A85">
      <w:pPr>
        <w:pStyle w:val="BPNormal"/>
        <w:jc w:val="center"/>
        <w:rPr>
          <w:rFonts w:ascii="Times New Roman" w:hAnsi="Times New Roman" w:cs="Times New Roman"/>
          <w:sz w:val="24"/>
          <w:szCs w:val="24"/>
        </w:rPr>
      </w:pPr>
    </w:p>
    <w:p w:rsidR="002E4A85" w:rsidRPr="001542F1" w:rsidRDefault="002E4A85" w:rsidP="002E4A85">
      <w:pPr>
        <w:pStyle w:val="BPNormal"/>
        <w:rPr>
          <w:rFonts w:ascii="Times New Roman" w:hAnsi="Times New Roman" w:cs="Times New Roman"/>
          <w:noProof/>
          <w:sz w:val="24"/>
          <w:szCs w:val="24"/>
        </w:rPr>
      </w:pPr>
      <w:r w:rsidRPr="001542F1">
        <w:rPr>
          <w:rFonts w:ascii="Times New Roman" w:hAnsi="Times New Roman" w:cs="Times New Roman"/>
          <w:noProof/>
          <w:sz w:val="24"/>
          <w:szCs w:val="24"/>
        </w:rPr>
        <w:t>Gồm:</w:t>
      </w:r>
    </w:p>
    <w:tbl>
      <w:tblPr>
        <w:tblStyle w:val="TableGrid"/>
        <w:tblW w:w="9895" w:type="dxa"/>
        <w:tblInd w:w="0" w:type="dxa"/>
        <w:tblLook w:val="04A0" w:firstRow="1" w:lastRow="0" w:firstColumn="1" w:lastColumn="0" w:noHBand="0" w:noVBand="1"/>
      </w:tblPr>
      <w:tblGrid>
        <w:gridCol w:w="537"/>
        <w:gridCol w:w="1890"/>
        <w:gridCol w:w="1260"/>
        <w:gridCol w:w="6208"/>
      </w:tblGrid>
      <w:tr w:rsidR="008F1A68" w:rsidRPr="001542F1" w:rsidTr="00973771">
        <w:tc>
          <w:tcPr>
            <w:tcW w:w="537" w:type="dxa"/>
          </w:tcPr>
          <w:p w:rsidR="008F1A68" w:rsidRPr="001542F1" w:rsidRDefault="008F1A68" w:rsidP="008F1A68">
            <w:pPr>
              <w:rPr>
                <w:rFonts w:eastAsiaTheme="minorHAnsi"/>
                <w:b/>
                <w:sz w:val="24"/>
                <w:szCs w:val="24"/>
              </w:rPr>
            </w:pPr>
            <w:r w:rsidRPr="001542F1">
              <w:rPr>
                <w:b/>
                <w:sz w:val="24"/>
                <w:szCs w:val="24"/>
              </w:rPr>
              <w:t>TT</w:t>
            </w:r>
          </w:p>
        </w:tc>
        <w:tc>
          <w:tcPr>
            <w:tcW w:w="1890" w:type="dxa"/>
          </w:tcPr>
          <w:p w:rsidR="008F1A68" w:rsidRPr="001542F1" w:rsidRDefault="008F1A68" w:rsidP="008F1A68">
            <w:pPr>
              <w:rPr>
                <w:rFonts w:eastAsiaTheme="minorHAnsi"/>
                <w:b/>
                <w:sz w:val="24"/>
                <w:szCs w:val="24"/>
              </w:rPr>
            </w:pPr>
            <w:r w:rsidRPr="001542F1">
              <w:rPr>
                <w:b/>
                <w:sz w:val="24"/>
                <w:szCs w:val="24"/>
              </w:rPr>
              <w:t>Thành phần</w:t>
            </w:r>
          </w:p>
        </w:tc>
        <w:tc>
          <w:tcPr>
            <w:tcW w:w="1260" w:type="dxa"/>
          </w:tcPr>
          <w:p w:rsidR="008F1A68" w:rsidRPr="001542F1" w:rsidRDefault="008F1A68" w:rsidP="008F1A68">
            <w:pPr>
              <w:rPr>
                <w:rFonts w:eastAsiaTheme="minorHAnsi"/>
                <w:b/>
                <w:sz w:val="24"/>
                <w:szCs w:val="24"/>
              </w:rPr>
            </w:pPr>
            <w:r w:rsidRPr="001542F1">
              <w:rPr>
                <w:b/>
                <w:sz w:val="24"/>
                <w:szCs w:val="24"/>
              </w:rPr>
              <w:t>Công nghệ</w:t>
            </w:r>
          </w:p>
        </w:tc>
        <w:tc>
          <w:tcPr>
            <w:tcW w:w="6208" w:type="dxa"/>
          </w:tcPr>
          <w:p w:rsidR="008F1A68" w:rsidRPr="001542F1" w:rsidRDefault="008F1A68" w:rsidP="008F1A68">
            <w:pPr>
              <w:rPr>
                <w:rFonts w:eastAsiaTheme="minorHAnsi"/>
                <w:b/>
                <w:sz w:val="24"/>
                <w:szCs w:val="24"/>
              </w:rPr>
            </w:pPr>
            <w:r w:rsidRPr="001542F1">
              <w:rPr>
                <w:b/>
                <w:sz w:val="24"/>
                <w:szCs w:val="24"/>
              </w:rPr>
              <w:t>Mô tả</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t>1</w:t>
            </w:r>
          </w:p>
        </w:tc>
        <w:tc>
          <w:tcPr>
            <w:tcW w:w="1890" w:type="dxa"/>
          </w:tcPr>
          <w:p w:rsidR="008F1A68" w:rsidRPr="001542F1" w:rsidRDefault="004C32B3" w:rsidP="008F1A68">
            <w:pPr>
              <w:rPr>
                <w:rFonts w:eastAsiaTheme="minorHAnsi"/>
                <w:sz w:val="24"/>
                <w:szCs w:val="24"/>
              </w:rPr>
            </w:pPr>
            <w:r w:rsidRPr="001542F1">
              <w:rPr>
                <w:sz w:val="24"/>
                <w:szCs w:val="24"/>
              </w:rPr>
              <w:t>OMS</w:t>
            </w:r>
          </w:p>
        </w:tc>
        <w:tc>
          <w:tcPr>
            <w:tcW w:w="1260" w:type="dxa"/>
          </w:tcPr>
          <w:p w:rsidR="008F1A68" w:rsidRPr="001542F1" w:rsidRDefault="000C34FA" w:rsidP="008F1A68">
            <w:pPr>
              <w:rPr>
                <w:rFonts w:eastAsiaTheme="minorHAnsi"/>
                <w:sz w:val="24"/>
                <w:szCs w:val="24"/>
              </w:rPr>
            </w:pPr>
            <w:r w:rsidRPr="001542F1">
              <w:rPr>
                <w:sz w:val="24"/>
                <w:szCs w:val="24"/>
              </w:rPr>
              <w:t>Oracle 19c</w:t>
            </w:r>
          </w:p>
        </w:tc>
        <w:tc>
          <w:tcPr>
            <w:tcW w:w="6208" w:type="dxa"/>
          </w:tcPr>
          <w:p w:rsidR="008F1A68" w:rsidRPr="001542F1" w:rsidRDefault="004C1C48" w:rsidP="004C32B3">
            <w:pPr>
              <w:rPr>
                <w:rFonts w:eastAsiaTheme="minorHAnsi"/>
                <w:sz w:val="24"/>
                <w:szCs w:val="24"/>
              </w:rPr>
            </w:pPr>
            <w:r w:rsidRPr="001542F1">
              <w:rPr>
                <w:sz w:val="24"/>
                <w:szCs w:val="24"/>
              </w:rPr>
              <w:t>Hệ thống quản lý lệnh</w:t>
            </w:r>
            <w:r w:rsidR="00B52AC1" w:rsidRPr="001542F1">
              <w:rPr>
                <w:sz w:val="24"/>
                <w:szCs w:val="24"/>
              </w:rPr>
              <w:t xml:space="preserve"> tách biệt. </w:t>
            </w:r>
            <w:r w:rsidR="004C32B3" w:rsidRPr="001542F1">
              <w:rPr>
                <w:sz w:val="24"/>
                <w:szCs w:val="24"/>
              </w:rPr>
              <w:t>OMS</w:t>
            </w:r>
            <w:r w:rsidR="00806F7D" w:rsidRPr="001542F1">
              <w:rPr>
                <w:sz w:val="24"/>
                <w:szCs w:val="24"/>
              </w:rPr>
              <w:t xml:space="preserve"> sử dụng công nghệ Oralce 19c in memory để tăng tốc độ xử lý và tính toán.</w:t>
            </w:r>
          </w:p>
          <w:p w:rsidR="005C56F8" w:rsidRPr="001542F1" w:rsidRDefault="005C56F8" w:rsidP="004C32B3">
            <w:pPr>
              <w:rPr>
                <w:rFonts w:eastAsiaTheme="minorHAnsi"/>
                <w:sz w:val="24"/>
                <w:szCs w:val="24"/>
              </w:rPr>
            </w:pPr>
            <w:r w:rsidRPr="001542F1">
              <w:rPr>
                <w:sz w:val="24"/>
                <w:szCs w:val="24"/>
              </w:rPr>
              <w:t>Để tăng hiệu suất hệ thống có thể dựng nhiều OMS và phân chia tập khách hàng giao dịch trên các OMS này</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lastRenderedPageBreak/>
              <w:t>2</w:t>
            </w:r>
          </w:p>
        </w:tc>
        <w:tc>
          <w:tcPr>
            <w:tcW w:w="1890" w:type="dxa"/>
          </w:tcPr>
          <w:p w:rsidR="008F1A68" w:rsidRPr="001542F1" w:rsidRDefault="004C32B3" w:rsidP="008F1A68">
            <w:pPr>
              <w:rPr>
                <w:rFonts w:eastAsiaTheme="minorHAnsi"/>
                <w:sz w:val="24"/>
                <w:szCs w:val="24"/>
              </w:rPr>
            </w:pPr>
            <w:r w:rsidRPr="001542F1">
              <w:rPr>
                <w:sz w:val="24"/>
                <w:szCs w:val="24"/>
              </w:rPr>
              <w:t>E-ORS</w:t>
            </w:r>
          </w:p>
        </w:tc>
        <w:tc>
          <w:tcPr>
            <w:tcW w:w="1260" w:type="dxa"/>
          </w:tcPr>
          <w:p w:rsidR="008F1A68" w:rsidRPr="001542F1" w:rsidRDefault="008A15B6" w:rsidP="008F1A68">
            <w:pPr>
              <w:rPr>
                <w:rFonts w:eastAsiaTheme="minorHAnsi"/>
                <w:sz w:val="24"/>
                <w:szCs w:val="24"/>
              </w:rPr>
            </w:pPr>
            <w:r w:rsidRPr="001542F1">
              <w:rPr>
                <w:sz w:val="24"/>
                <w:szCs w:val="24"/>
              </w:rPr>
              <w:t>Java</w:t>
            </w:r>
          </w:p>
        </w:tc>
        <w:tc>
          <w:tcPr>
            <w:tcW w:w="6208" w:type="dxa"/>
          </w:tcPr>
          <w:p w:rsidR="008F1A68" w:rsidRPr="001542F1" w:rsidRDefault="008A15B6" w:rsidP="008F1A68">
            <w:pPr>
              <w:rPr>
                <w:rFonts w:eastAsiaTheme="minorHAnsi"/>
                <w:sz w:val="24"/>
                <w:szCs w:val="24"/>
              </w:rPr>
            </w:pPr>
            <w:r w:rsidRPr="001542F1">
              <w:rPr>
                <w:sz w:val="24"/>
                <w:szCs w:val="24"/>
              </w:rPr>
              <w:t>E-ORS là service trung gian, dùng để tiếp nhận các yêu cầu về lệnh từ các kênh theo chuẩn FIX và Restful</w:t>
            </w:r>
            <w:proofErr w:type="gramStart"/>
            <w:r w:rsidRPr="001542F1">
              <w:rPr>
                <w:sz w:val="24"/>
                <w:szCs w:val="24"/>
              </w:rPr>
              <w:t>.</w:t>
            </w:r>
            <w:r w:rsidR="00145210" w:rsidRPr="001542F1">
              <w:rPr>
                <w:sz w:val="24"/>
                <w:szCs w:val="24"/>
              </w:rPr>
              <w:t>.</w:t>
            </w:r>
            <w:proofErr w:type="gramEnd"/>
          </w:p>
          <w:p w:rsidR="005C56F8" w:rsidRPr="001542F1" w:rsidRDefault="005C56F8" w:rsidP="008F1A68">
            <w:pPr>
              <w:rPr>
                <w:rFonts w:eastAsiaTheme="minorHAnsi"/>
                <w:sz w:val="24"/>
                <w:szCs w:val="24"/>
              </w:rPr>
            </w:pPr>
            <w:r w:rsidRPr="001542F1">
              <w:rPr>
                <w:sz w:val="24"/>
                <w:szCs w:val="24"/>
              </w:rPr>
              <w:t xml:space="preserve">E-ORS có thể dựng 1 hay nhiều để giảm tải cho hệ thống, trong đó 1 E-ORS sẽ cần kết nối đến tất cả các </w:t>
            </w:r>
            <w:r w:rsidR="00973771" w:rsidRPr="001542F1">
              <w:rPr>
                <w:sz w:val="24"/>
                <w:szCs w:val="24"/>
              </w:rPr>
              <w:t>sub</w:t>
            </w:r>
            <w:r w:rsidRPr="001542F1">
              <w:rPr>
                <w:sz w:val="24"/>
                <w:szCs w:val="24"/>
              </w:rPr>
              <w:t>OMS</w:t>
            </w:r>
          </w:p>
        </w:tc>
      </w:tr>
      <w:tr w:rsidR="008A15B6" w:rsidRPr="001542F1" w:rsidTr="00973771">
        <w:tc>
          <w:tcPr>
            <w:tcW w:w="537" w:type="dxa"/>
          </w:tcPr>
          <w:p w:rsidR="008A15B6" w:rsidRPr="001542F1" w:rsidRDefault="00973771" w:rsidP="008F1A68">
            <w:pPr>
              <w:jc w:val="center"/>
              <w:rPr>
                <w:rFonts w:eastAsiaTheme="minorHAnsi"/>
                <w:sz w:val="24"/>
                <w:szCs w:val="24"/>
              </w:rPr>
            </w:pPr>
            <w:r w:rsidRPr="001542F1">
              <w:rPr>
                <w:sz w:val="24"/>
                <w:szCs w:val="24"/>
              </w:rPr>
              <w:t>3</w:t>
            </w:r>
          </w:p>
        </w:tc>
        <w:tc>
          <w:tcPr>
            <w:tcW w:w="1890" w:type="dxa"/>
          </w:tcPr>
          <w:p w:rsidR="008A15B6" w:rsidRPr="001542F1" w:rsidRDefault="00E50AB3" w:rsidP="008F1A68">
            <w:pPr>
              <w:rPr>
                <w:rFonts w:eastAsiaTheme="minorHAnsi"/>
                <w:sz w:val="24"/>
                <w:szCs w:val="24"/>
              </w:rPr>
            </w:pPr>
            <w:r w:rsidRPr="001542F1">
              <w:rPr>
                <w:sz w:val="24"/>
                <w:szCs w:val="24"/>
              </w:rPr>
              <w:t>I</w:t>
            </w:r>
            <w:r w:rsidR="008A15B6" w:rsidRPr="001542F1">
              <w:rPr>
                <w:sz w:val="24"/>
                <w:szCs w:val="24"/>
              </w:rPr>
              <w:t>-ORS</w:t>
            </w:r>
          </w:p>
        </w:tc>
        <w:tc>
          <w:tcPr>
            <w:tcW w:w="1260" w:type="dxa"/>
          </w:tcPr>
          <w:p w:rsidR="008A15B6" w:rsidRPr="001542F1" w:rsidRDefault="008A15B6" w:rsidP="008F1A68">
            <w:pPr>
              <w:rPr>
                <w:rFonts w:eastAsiaTheme="minorHAnsi"/>
                <w:sz w:val="24"/>
                <w:szCs w:val="24"/>
              </w:rPr>
            </w:pPr>
            <w:r w:rsidRPr="001542F1">
              <w:rPr>
                <w:sz w:val="24"/>
                <w:szCs w:val="24"/>
              </w:rPr>
              <w:t>Java</w:t>
            </w:r>
          </w:p>
        </w:tc>
        <w:tc>
          <w:tcPr>
            <w:tcW w:w="6208" w:type="dxa"/>
          </w:tcPr>
          <w:p w:rsidR="008A15B6" w:rsidRPr="001542F1" w:rsidRDefault="008A15B6" w:rsidP="008A15B6">
            <w:pPr>
              <w:rPr>
                <w:rFonts w:eastAsiaTheme="minorHAnsi"/>
                <w:sz w:val="24"/>
                <w:szCs w:val="24"/>
              </w:rPr>
            </w:pPr>
            <w:r w:rsidRPr="001542F1">
              <w:rPr>
                <w:sz w:val="24"/>
                <w:szCs w:val="24"/>
              </w:rPr>
              <w:t>I-ORS là ứng dụng trung gian, dùng để giao tiếp giữa gateway lệnh và hệ thống OMS. Có nhiệm vụ:</w:t>
            </w:r>
          </w:p>
          <w:p w:rsidR="008A15B6" w:rsidRPr="001542F1" w:rsidRDefault="008A15B6" w:rsidP="008A15B6">
            <w:pPr>
              <w:rPr>
                <w:rFonts w:eastAsiaTheme="minorHAnsi"/>
                <w:sz w:val="24"/>
                <w:szCs w:val="24"/>
              </w:rPr>
            </w:pPr>
            <w:r w:rsidRPr="001542F1">
              <w:rPr>
                <w:sz w:val="24"/>
                <w:szCs w:val="24"/>
              </w:rPr>
              <w:t xml:space="preserve">- Bốc lệnh lên Gateway </w:t>
            </w:r>
          </w:p>
          <w:p w:rsidR="008A15B6" w:rsidRPr="001542F1" w:rsidRDefault="008A15B6" w:rsidP="008A15B6">
            <w:pPr>
              <w:rPr>
                <w:rFonts w:eastAsiaTheme="minorHAnsi"/>
                <w:sz w:val="24"/>
                <w:szCs w:val="24"/>
              </w:rPr>
            </w:pPr>
            <w:r w:rsidRPr="001542F1">
              <w:rPr>
                <w:sz w:val="24"/>
                <w:szCs w:val="24"/>
              </w:rPr>
              <w:t>- Chuyển tiếp message từ gateway (sở) xuống OMS</w:t>
            </w:r>
          </w:p>
          <w:p w:rsidR="00E50AB3" w:rsidRPr="001542F1" w:rsidRDefault="00E50AB3" w:rsidP="008A15B6">
            <w:pPr>
              <w:rPr>
                <w:rFonts w:eastAsiaTheme="minorHAnsi"/>
                <w:sz w:val="24"/>
                <w:szCs w:val="24"/>
              </w:rPr>
            </w:pPr>
            <w:r w:rsidRPr="001542F1">
              <w:rPr>
                <w:sz w:val="24"/>
                <w:szCs w:val="24"/>
              </w:rPr>
              <w:t>I-ORS có thể dựng 1 hay nhiều để giảm tải cho hệ thống</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4</w:t>
            </w:r>
          </w:p>
        </w:tc>
        <w:tc>
          <w:tcPr>
            <w:tcW w:w="1890" w:type="dxa"/>
          </w:tcPr>
          <w:p w:rsidR="008F1A68" w:rsidRPr="001542F1" w:rsidRDefault="009540E8" w:rsidP="008F1A68">
            <w:pPr>
              <w:rPr>
                <w:sz w:val="24"/>
                <w:szCs w:val="24"/>
              </w:rPr>
            </w:pPr>
            <w:r w:rsidRPr="001542F1">
              <w:rPr>
                <w:sz w:val="24"/>
                <w:szCs w:val="24"/>
              </w:rPr>
              <w:t>Gateway HNX</w:t>
            </w:r>
          </w:p>
        </w:tc>
        <w:tc>
          <w:tcPr>
            <w:tcW w:w="1260" w:type="dxa"/>
          </w:tcPr>
          <w:p w:rsidR="008F1A68" w:rsidRPr="001542F1" w:rsidRDefault="008F1A68" w:rsidP="008F1A68">
            <w:pPr>
              <w:rPr>
                <w:sz w:val="24"/>
                <w:szCs w:val="24"/>
              </w:rPr>
            </w:pPr>
          </w:p>
        </w:tc>
        <w:tc>
          <w:tcPr>
            <w:tcW w:w="6208" w:type="dxa"/>
          </w:tcPr>
          <w:p w:rsidR="008F1A68" w:rsidRPr="001542F1" w:rsidRDefault="00DF730B"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5</w:t>
            </w:r>
          </w:p>
        </w:tc>
        <w:tc>
          <w:tcPr>
            <w:tcW w:w="1890" w:type="dxa"/>
          </w:tcPr>
          <w:p w:rsidR="008F1A68" w:rsidRPr="001542F1" w:rsidRDefault="009540E8" w:rsidP="008F1A68">
            <w:pPr>
              <w:rPr>
                <w:sz w:val="24"/>
                <w:szCs w:val="24"/>
              </w:rPr>
            </w:pPr>
            <w:r w:rsidRPr="001542F1">
              <w:rPr>
                <w:sz w:val="24"/>
                <w:szCs w:val="24"/>
              </w:rPr>
              <w:t>Gateway HSX</w:t>
            </w:r>
          </w:p>
        </w:tc>
        <w:tc>
          <w:tcPr>
            <w:tcW w:w="1260" w:type="dxa"/>
          </w:tcPr>
          <w:p w:rsidR="008F1A68" w:rsidRPr="001542F1" w:rsidRDefault="008F1A68" w:rsidP="008F1A68">
            <w:pPr>
              <w:rPr>
                <w:sz w:val="24"/>
                <w:szCs w:val="24"/>
              </w:rPr>
            </w:pPr>
          </w:p>
        </w:tc>
        <w:tc>
          <w:tcPr>
            <w:tcW w:w="6208" w:type="dxa"/>
          </w:tcPr>
          <w:p w:rsidR="008F1A68" w:rsidRPr="001542F1" w:rsidRDefault="0057766A"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6</w:t>
            </w:r>
          </w:p>
        </w:tc>
        <w:tc>
          <w:tcPr>
            <w:tcW w:w="1890" w:type="dxa"/>
          </w:tcPr>
          <w:p w:rsidR="00C41181" w:rsidRPr="001542F1" w:rsidRDefault="009540E8" w:rsidP="008F1A68">
            <w:pPr>
              <w:rPr>
                <w:sz w:val="24"/>
                <w:szCs w:val="24"/>
              </w:rPr>
            </w:pPr>
            <w:r w:rsidRPr="001542F1">
              <w:rPr>
                <w:sz w:val="24"/>
                <w:szCs w:val="24"/>
              </w:rPr>
              <w:t>Host Service</w:t>
            </w:r>
          </w:p>
        </w:tc>
        <w:tc>
          <w:tcPr>
            <w:tcW w:w="1260" w:type="dxa"/>
          </w:tcPr>
          <w:p w:rsidR="00C41181" w:rsidRPr="001542F1" w:rsidRDefault="002C2061" w:rsidP="008F1A68">
            <w:pPr>
              <w:rPr>
                <w:sz w:val="24"/>
                <w:szCs w:val="24"/>
              </w:rPr>
            </w:pPr>
            <w:r w:rsidRPr="001542F1">
              <w:rPr>
                <w:sz w:val="24"/>
                <w:szCs w:val="24"/>
              </w:rPr>
              <w:t>.Net</w:t>
            </w:r>
          </w:p>
        </w:tc>
        <w:tc>
          <w:tcPr>
            <w:tcW w:w="6208" w:type="dxa"/>
          </w:tcPr>
          <w:p w:rsidR="00C41181" w:rsidRPr="001542F1" w:rsidRDefault="004E0330" w:rsidP="008F1A68">
            <w:pPr>
              <w:rPr>
                <w:sz w:val="24"/>
                <w:szCs w:val="24"/>
              </w:rPr>
            </w:pPr>
            <w:r w:rsidRPr="001542F1">
              <w:rPr>
                <w:sz w:val="24"/>
                <w:szCs w:val="24"/>
              </w:rPr>
              <w:t xml:space="preserve">Host Service.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7</w:t>
            </w:r>
          </w:p>
        </w:tc>
        <w:tc>
          <w:tcPr>
            <w:tcW w:w="1890" w:type="dxa"/>
          </w:tcPr>
          <w:p w:rsidR="00C41181" w:rsidRPr="001542F1" w:rsidRDefault="0085560F" w:rsidP="008F1A68">
            <w:pPr>
              <w:rPr>
                <w:sz w:val="24"/>
                <w:szCs w:val="24"/>
              </w:rPr>
            </w:pPr>
            <w:r w:rsidRPr="001542F1">
              <w:rPr>
                <w:sz w:val="24"/>
                <w:szCs w:val="24"/>
              </w:rPr>
              <w:t>BO@</w:t>
            </w:r>
          </w:p>
        </w:tc>
        <w:tc>
          <w:tcPr>
            <w:tcW w:w="1260" w:type="dxa"/>
          </w:tcPr>
          <w:p w:rsidR="00C41181" w:rsidRPr="001542F1" w:rsidRDefault="002C2061" w:rsidP="008F1A68">
            <w:pPr>
              <w:rPr>
                <w:sz w:val="24"/>
                <w:szCs w:val="24"/>
              </w:rPr>
            </w:pPr>
            <w:r w:rsidRPr="001542F1">
              <w:rPr>
                <w:sz w:val="24"/>
                <w:szCs w:val="24"/>
              </w:rPr>
              <w:t>Oracle</w:t>
            </w:r>
          </w:p>
        </w:tc>
        <w:tc>
          <w:tcPr>
            <w:tcW w:w="6208" w:type="dxa"/>
          </w:tcPr>
          <w:p w:rsidR="00C41181" w:rsidRPr="001542F1" w:rsidRDefault="002852A4" w:rsidP="0085560F">
            <w:pPr>
              <w:rPr>
                <w:sz w:val="24"/>
                <w:szCs w:val="24"/>
              </w:rPr>
            </w:pPr>
            <w:r w:rsidRPr="001542F1">
              <w:rPr>
                <w:sz w:val="24"/>
                <w:szCs w:val="24"/>
              </w:rPr>
              <w:t xml:space="preserve">Database </w:t>
            </w:r>
            <w:r w:rsidR="0085560F" w:rsidRPr="001542F1">
              <w:rPr>
                <w:sz w:val="24"/>
                <w:szCs w:val="24"/>
              </w:rPr>
              <w:t>BO@</w:t>
            </w:r>
            <w:r w:rsidRPr="001542F1">
              <w:rPr>
                <w:sz w:val="24"/>
                <w:szCs w:val="24"/>
              </w:rPr>
              <w:t xml:space="preserve">. </w:t>
            </w:r>
            <w:r w:rsidR="00C05E84" w:rsidRPr="001542F1">
              <w:rPr>
                <w:sz w:val="24"/>
                <w:szCs w:val="24"/>
              </w:rPr>
              <w:t>Hệ thống hiện có</w:t>
            </w:r>
            <w:r w:rsidR="006712AB" w:rsidRPr="001542F1">
              <w:rPr>
                <w:sz w:val="24"/>
                <w:szCs w:val="24"/>
              </w:rPr>
              <w:t>.</w:t>
            </w:r>
          </w:p>
        </w:tc>
      </w:tr>
      <w:tr w:rsidR="009540E8" w:rsidRPr="001542F1" w:rsidTr="00973771">
        <w:tc>
          <w:tcPr>
            <w:tcW w:w="537" w:type="dxa"/>
          </w:tcPr>
          <w:p w:rsidR="009540E8" w:rsidRPr="001542F1" w:rsidRDefault="00973771" w:rsidP="008F1A68">
            <w:pPr>
              <w:jc w:val="center"/>
              <w:rPr>
                <w:sz w:val="24"/>
                <w:szCs w:val="24"/>
              </w:rPr>
            </w:pPr>
            <w:r w:rsidRPr="001542F1">
              <w:rPr>
                <w:sz w:val="24"/>
                <w:szCs w:val="24"/>
              </w:rPr>
              <w:t>8</w:t>
            </w:r>
          </w:p>
        </w:tc>
        <w:tc>
          <w:tcPr>
            <w:tcW w:w="1890" w:type="dxa"/>
          </w:tcPr>
          <w:p w:rsidR="009540E8" w:rsidRPr="001542F1" w:rsidRDefault="0085560F" w:rsidP="008F1A68">
            <w:pPr>
              <w:rPr>
                <w:sz w:val="24"/>
                <w:szCs w:val="24"/>
              </w:rPr>
            </w:pPr>
            <w:r w:rsidRPr="001542F1">
              <w:rPr>
                <w:sz w:val="24"/>
                <w:szCs w:val="24"/>
              </w:rPr>
              <w:t>BO@</w:t>
            </w:r>
            <w:r w:rsidR="009540E8" w:rsidRPr="001542F1">
              <w:rPr>
                <w:sz w:val="24"/>
                <w:szCs w:val="24"/>
              </w:rPr>
              <w:t xml:space="preserve"> client</w:t>
            </w:r>
          </w:p>
        </w:tc>
        <w:tc>
          <w:tcPr>
            <w:tcW w:w="1260" w:type="dxa"/>
          </w:tcPr>
          <w:p w:rsidR="009540E8" w:rsidRPr="001542F1" w:rsidRDefault="002C2061" w:rsidP="008F1A68">
            <w:pPr>
              <w:rPr>
                <w:sz w:val="24"/>
                <w:szCs w:val="24"/>
              </w:rPr>
            </w:pPr>
            <w:r w:rsidRPr="001542F1">
              <w:rPr>
                <w:sz w:val="24"/>
                <w:szCs w:val="24"/>
              </w:rPr>
              <w:t>.Net</w:t>
            </w:r>
          </w:p>
        </w:tc>
        <w:tc>
          <w:tcPr>
            <w:tcW w:w="6208" w:type="dxa"/>
          </w:tcPr>
          <w:p w:rsidR="009540E8" w:rsidRPr="001542F1" w:rsidRDefault="0085560F" w:rsidP="008F1A68">
            <w:pPr>
              <w:rPr>
                <w:sz w:val="24"/>
                <w:szCs w:val="24"/>
              </w:rPr>
            </w:pPr>
            <w:r w:rsidRPr="001542F1">
              <w:rPr>
                <w:sz w:val="24"/>
                <w:szCs w:val="24"/>
              </w:rPr>
              <w:t>BO@</w:t>
            </w:r>
            <w:r w:rsidR="00A162BB" w:rsidRPr="001542F1">
              <w:rPr>
                <w:sz w:val="24"/>
                <w:szCs w:val="24"/>
              </w:rPr>
              <w:t xml:space="preserve"> client. </w:t>
            </w:r>
            <w:r w:rsidR="00C05E84" w:rsidRPr="001542F1">
              <w:rPr>
                <w:sz w:val="24"/>
                <w:szCs w:val="24"/>
              </w:rPr>
              <w:t>Hệ thống hiện có</w:t>
            </w:r>
            <w:r w:rsidR="006712AB" w:rsidRPr="001542F1">
              <w:rPr>
                <w:sz w:val="24"/>
                <w:szCs w:val="24"/>
              </w:rPr>
              <w:t>.</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9</w:t>
            </w:r>
          </w:p>
        </w:tc>
        <w:tc>
          <w:tcPr>
            <w:tcW w:w="1890" w:type="dxa"/>
          </w:tcPr>
          <w:p w:rsidR="00E1105A" w:rsidRPr="001542F1" w:rsidRDefault="00E1105A" w:rsidP="008F1A68">
            <w:pPr>
              <w:rPr>
                <w:sz w:val="24"/>
                <w:szCs w:val="24"/>
              </w:rPr>
            </w:pPr>
            <w:r w:rsidRPr="001542F1">
              <w:rPr>
                <w:sz w:val="24"/>
                <w:szCs w:val="24"/>
              </w:rPr>
              <w:t>subBack</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Các hệ thống back quản trị tài sản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10</w:t>
            </w:r>
          </w:p>
        </w:tc>
        <w:tc>
          <w:tcPr>
            <w:tcW w:w="1890" w:type="dxa"/>
          </w:tcPr>
          <w:p w:rsidR="00E1105A" w:rsidRPr="001542F1" w:rsidRDefault="00E1105A" w:rsidP="008F1A68">
            <w:pPr>
              <w:rPr>
                <w:sz w:val="24"/>
                <w:szCs w:val="24"/>
              </w:rPr>
            </w:pPr>
            <w:r w:rsidRPr="001542F1">
              <w:rPr>
                <w:sz w:val="24"/>
                <w:szCs w:val="24"/>
              </w:rPr>
              <w:t>MO</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Hệ thống quản trị rủi ro chung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11</w:t>
            </w:r>
          </w:p>
        </w:tc>
        <w:tc>
          <w:tcPr>
            <w:tcW w:w="1890" w:type="dxa"/>
          </w:tcPr>
          <w:p w:rsidR="00E1105A" w:rsidRPr="001542F1" w:rsidRDefault="00E1105A" w:rsidP="008F1A68">
            <w:pPr>
              <w:rPr>
                <w:sz w:val="24"/>
                <w:szCs w:val="24"/>
              </w:rPr>
            </w:pPr>
            <w:r w:rsidRPr="001542F1">
              <w:rPr>
                <w:sz w:val="24"/>
                <w:szCs w:val="24"/>
              </w:rPr>
              <w:t>AM</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Hệ thống quản trị tài sản chung</w:t>
            </w:r>
          </w:p>
        </w:tc>
      </w:tr>
      <w:tr w:rsidR="002F019B" w:rsidRPr="001542F1" w:rsidTr="00973771">
        <w:tc>
          <w:tcPr>
            <w:tcW w:w="537" w:type="dxa"/>
          </w:tcPr>
          <w:p w:rsidR="002F019B" w:rsidRPr="001542F1" w:rsidRDefault="00973771" w:rsidP="008F1A68">
            <w:pPr>
              <w:jc w:val="center"/>
              <w:rPr>
                <w:sz w:val="24"/>
                <w:szCs w:val="24"/>
              </w:rPr>
            </w:pPr>
            <w:r w:rsidRPr="001542F1">
              <w:rPr>
                <w:sz w:val="24"/>
                <w:szCs w:val="24"/>
              </w:rPr>
              <w:t>12</w:t>
            </w:r>
          </w:p>
        </w:tc>
        <w:tc>
          <w:tcPr>
            <w:tcW w:w="1890" w:type="dxa"/>
          </w:tcPr>
          <w:p w:rsidR="002F019B" w:rsidRPr="001542F1" w:rsidRDefault="001979DB" w:rsidP="008F1A68">
            <w:pPr>
              <w:rPr>
                <w:sz w:val="24"/>
                <w:szCs w:val="24"/>
              </w:rPr>
            </w:pPr>
            <w:r w:rsidRPr="001542F1">
              <w:rPr>
                <w:sz w:val="24"/>
                <w:szCs w:val="24"/>
              </w:rPr>
              <w:t>FIX gateway</w:t>
            </w:r>
          </w:p>
        </w:tc>
        <w:tc>
          <w:tcPr>
            <w:tcW w:w="1260" w:type="dxa"/>
          </w:tcPr>
          <w:p w:rsidR="002F019B" w:rsidRPr="001542F1" w:rsidRDefault="002F019B" w:rsidP="008F1A68">
            <w:pPr>
              <w:rPr>
                <w:sz w:val="24"/>
                <w:szCs w:val="24"/>
              </w:rPr>
            </w:pPr>
            <w:r w:rsidRPr="001542F1">
              <w:rPr>
                <w:sz w:val="24"/>
                <w:szCs w:val="24"/>
              </w:rPr>
              <w:t>Java</w:t>
            </w:r>
          </w:p>
        </w:tc>
        <w:tc>
          <w:tcPr>
            <w:tcW w:w="6208" w:type="dxa"/>
          </w:tcPr>
          <w:p w:rsidR="002F019B" w:rsidRPr="001542F1" w:rsidRDefault="00B72706" w:rsidP="008F1A68">
            <w:pPr>
              <w:rPr>
                <w:sz w:val="24"/>
                <w:szCs w:val="24"/>
              </w:rPr>
            </w:pPr>
            <w:r w:rsidRPr="001542F1">
              <w:rPr>
                <w:sz w:val="24"/>
                <w:szCs w:val="24"/>
              </w:rPr>
              <w:t>Cổng giao tiếp với FIX Gateway để đặt lệnh. Hệ thống hiện có.</w:t>
            </w:r>
          </w:p>
        </w:tc>
      </w:tr>
      <w:tr w:rsidR="001979DB" w:rsidRPr="001542F1" w:rsidTr="00973771">
        <w:tc>
          <w:tcPr>
            <w:tcW w:w="537" w:type="dxa"/>
          </w:tcPr>
          <w:p w:rsidR="001979DB" w:rsidRPr="001542F1" w:rsidRDefault="00973771" w:rsidP="008F1A68">
            <w:pPr>
              <w:jc w:val="center"/>
              <w:rPr>
                <w:sz w:val="24"/>
                <w:szCs w:val="24"/>
              </w:rPr>
            </w:pPr>
            <w:r w:rsidRPr="001542F1">
              <w:rPr>
                <w:sz w:val="24"/>
                <w:szCs w:val="24"/>
              </w:rPr>
              <w:t>13</w:t>
            </w:r>
            <w:r w:rsidR="00A430B5" w:rsidRPr="001542F1">
              <w:rPr>
                <w:sz w:val="24"/>
                <w:szCs w:val="24"/>
              </w:rPr>
              <w:t xml:space="preserve"> </w:t>
            </w:r>
          </w:p>
        </w:tc>
        <w:tc>
          <w:tcPr>
            <w:tcW w:w="1890" w:type="dxa"/>
          </w:tcPr>
          <w:p w:rsidR="001979DB" w:rsidRPr="001542F1" w:rsidRDefault="00A430B5" w:rsidP="008F1A68">
            <w:pPr>
              <w:rPr>
                <w:sz w:val="24"/>
                <w:szCs w:val="24"/>
              </w:rPr>
            </w:pPr>
            <w:r w:rsidRPr="001542F1">
              <w:rPr>
                <w:sz w:val="24"/>
                <w:szCs w:val="24"/>
              </w:rPr>
              <w:t>TradeAPI</w:t>
            </w:r>
          </w:p>
        </w:tc>
        <w:tc>
          <w:tcPr>
            <w:tcW w:w="1260" w:type="dxa"/>
          </w:tcPr>
          <w:p w:rsidR="001979DB" w:rsidRPr="001542F1" w:rsidRDefault="00A430B5" w:rsidP="008F1A68">
            <w:pPr>
              <w:rPr>
                <w:sz w:val="24"/>
                <w:szCs w:val="24"/>
              </w:rPr>
            </w:pPr>
            <w:r w:rsidRPr="001542F1">
              <w:rPr>
                <w:sz w:val="24"/>
                <w:szCs w:val="24"/>
              </w:rPr>
              <w:t>Java</w:t>
            </w:r>
          </w:p>
        </w:tc>
        <w:tc>
          <w:tcPr>
            <w:tcW w:w="6208" w:type="dxa"/>
          </w:tcPr>
          <w:p w:rsidR="00A430B5" w:rsidRPr="001542F1" w:rsidRDefault="00A430B5" w:rsidP="00A430B5">
            <w:pPr>
              <w:rPr>
                <w:sz w:val="24"/>
                <w:szCs w:val="24"/>
              </w:rPr>
            </w:pPr>
            <w:r w:rsidRPr="001542F1">
              <w:rPr>
                <w:sz w:val="24"/>
                <w:szCs w:val="24"/>
              </w:rPr>
              <w:t>TradeAPI để đặt lệnh qua chuẩn restfull. Hệ thống hiện có</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14</w:t>
            </w:r>
          </w:p>
        </w:tc>
        <w:tc>
          <w:tcPr>
            <w:tcW w:w="1890" w:type="dxa"/>
          </w:tcPr>
          <w:p w:rsidR="00973771" w:rsidRPr="001542F1" w:rsidRDefault="00973771" w:rsidP="008F1A68">
            <w:pPr>
              <w:rPr>
                <w:sz w:val="24"/>
                <w:szCs w:val="24"/>
              </w:rPr>
            </w:pPr>
            <w:r w:rsidRPr="001542F1">
              <w:rPr>
                <w:sz w:val="24"/>
                <w:szCs w:val="24"/>
              </w:rPr>
              <w:t>BOsyn</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Hệ thống hiện có, nhận nhiệm vụ đẩy dữ liệu đầu ngày từ BO@ vào database đồng bộ tập trung</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15</w:t>
            </w:r>
          </w:p>
        </w:tc>
        <w:tc>
          <w:tcPr>
            <w:tcW w:w="1890" w:type="dxa"/>
          </w:tcPr>
          <w:p w:rsidR="00973771" w:rsidRPr="001542F1" w:rsidRDefault="00973771" w:rsidP="008F1A68">
            <w:pPr>
              <w:rPr>
                <w:sz w:val="24"/>
                <w:szCs w:val="24"/>
              </w:rPr>
            </w:pPr>
            <w:r w:rsidRPr="001542F1">
              <w:rPr>
                <w:sz w:val="24"/>
                <w:szCs w:val="24"/>
              </w:rPr>
              <w:t>N-ORS</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 xml:space="preserve">Dùng để đẩy các message cần đồng bộ từ OMS xuống </w:t>
            </w:r>
            <w:r w:rsidR="00C87D13" w:rsidRPr="001542F1">
              <w:rPr>
                <w:sz w:val="24"/>
                <w:szCs w:val="24"/>
              </w:rPr>
              <w:t>Kafka</w:t>
            </w:r>
            <w:r w:rsidRPr="001542F1">
              <w:rPr>
                <w:sz w:val="24"/>
                <w:szCs w:val="24"/>
              </w:rPr>
              <w:t xml:space="preserve"> cho các hệ thống khác</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16</w:t>
            </w:r>
          </w:p>
        </w:tc>
        <w:tc>
          <w:tcPr>
            <w:tcW w:w="1890" w:type="dxa"/>
          </w:tcPr>
          <w:p w:rsidR="00973771" w:rsidRPr="001542F1" w:rsidRDefault="00C03D2D" w:rsidP="008F1A68">
            <w:pPr>
              <w:rPr>
                <w:sz w:val="24"/>
                <w:szCs w:val="24"/>
              </w:rPr>
            </w:pPr>
            <w:r w:rsidRPr="001542F1">
              <w:rPr>
                <w:sz w:val="24"/>
                <w:szCs w:val="24"/>
              </w:rPr>
              <w:t>Kafka</w:t>
            </w:r>
          </w:p>
        </w:tc>
        <w:tc>
          <w:tcPr>
            <w:tcW w:w="1260" w:type="dxa"/>
          </w:tcPr>
          <w:p w:rsidR="00973771" w:rsidRPr="001542F1" w:rsidRDefault="00973771" w:rsidP="008F1A68">
            <w:pPr>
              <w:rPr>
                <w:sz w:val="24"/>
                <w:szCs w:val="24"/>
              </w:rPr>
            </w:pPr>
          </w:p>
        </w:tc>
        <w:tc>
          <w:tcPr>
            <w:tcW w:w="6208" w:type="dxa"/>
          </w:tcPr>
          <w:p w:rsidR="00973771" w:rsidRPr="001542F1" w:rsidRDefault="00973771" w:rsidP="00C03D2D">
            <w:pPr>
              <w:rPr>
                <w:sz w:val="24"/>
                <w:szCs w:val="24"/>
              </w:rPr>
            </w:pPr>
            <w:r w:rsidRPr="001542F1">
              <w:rPr>
                <w:sz w:val="24"/>
                <w:szCs w:val="24"/>
              </w:rPr>
              <w:t xml:space="preserve">Là </w:t>
            </w:r>
            <w:r w:rsidR="00C03D2D" w:rsidRPr="001542F1">
              <w:rPr>
                <w:sz w:val="24"/>
                <w:szCs w:val="24"/>
              </w:rPr>
              <w:t>nơi</w:t>
            </w:r>
            <w:r w:rsidRPr="001542F1">
              <w:rPr>
                <w:sz w:val="24"/>
                <w:szCs w:val="24"/>
              </w:rPr>
              <w:t xml:space="preserve"> lưu trữ các message dùng để đồng bộ từ hệ thống khác đến OMS và ngược lại</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17</w:t>
            </w:r>
          </w:p>
        </w:tc>
        <w:tc>
          <w:tcPr>
            <w:tcW w:w="1890" w:type="dxa"/>
          </w:tcPr>
          <w:p w:rsidR="00973771" w:rsidRPr="001542F1" w:rsidRDefault="00973771" w:rsidP="008F1A68">
            <w:pPr>
              <w:rPr>
                <w:sz w:val="24"/>
                <w:szCs w:val="24"/>
              </w:rPr>
            </w:pPr>
            <w:r w:rsidRPr="001542F1">
              <w:rPr>
                <w:sz w:val="24"/>
                <w:szCs w:val="24"/>
              </w:rPr>
              <w:t>ORSSyn</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 xml:space="preserve">Ứng dụng dùng để đọc các message từ </w:t>
            </w:r>
            <w:r w:rsidR="00C87D13" w:rsidRPr="001542F1">
              <w:rPr>
                <w:sz w:val="24"/>
                <w:szCs w:val="24"/>
              </w:rPr>
              <w:t xml:space="preserve">Kafka </w:t>
            </w:r>
            <w:r w:rsidRPr="001542F1">
              <w:rPr>
                <w:sz w:val="24"/>
                <w:szCs w:val="24"/>
              </w:rPr>
              <w:t>để đồng bộ dữ liệu vào hệ thống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18</w:t>
            </w:r>
          </w:p>
        </w:tc>
        <w:tc>
          <w:tcPr>
            <w:tcW w:w="1890" w:type="dxa"/>
          </w:tcPr>
          <w:p w:rsidR="00973771" w:rsidRPr="001542F1" w:rsidRDefault="00973771" w:rsidP="008F1A68">
            <w:pPr>
              <w:rPr>
                <w:sz w:val="24"/>
                <w:szCs w:val="24"/>
              </w:rPr>
            </w:pPr>
            <w:r w:rsidRPr="001542F1">
              <w:rPr>
                <w:sz w:val="24"/>
                <w:szCs w:val="24"/>
              </w:rPr>
              <w:t>Data</w:t>
            </w:r>
          </w:p>
        </w:tc>
        <w:tc>
          <w:tcPr>
            <w:tcW w:w="1260" w:type="dxa"/>
          </w:tcPr>
          <w:p w:rsidR="00973771" w:rsidRPr="001542F1" w:rsidRDefault="00973771" w:rsidP="008F1A68">
            <w:pPr>
              <w:rPr>
                <w:sz w:val="24"/>
                <w:szCs w:val="24"/>
              </w:rPr>
            </w:pPr>
            <w:r w:rsidRPr="001542F1">
              <w:rPr>
                <w:sz w:val="24"/>
                <w:szCs w:val="24"/>
              </w:rPr>
              <w:t>Oracle</w:t>
            </w:r>
          </w:p>
        </w:tc>
        <w:tc>
          <w:tcPr>
            <w:tcW w:w="6208" w:type="dxa"/>
          </w:tcPr>
          <w:p w:rsidR="00D1766F" w:rsidRPr="001542F1" w:rsidRDefault="00973771" w:rsidP="00A430B5">
            <w:pPr>
              <w:rPr>
                <w:sz w:val="24"/>
                <w:szCs w:val="24"/>
              </w:rPr>
            </w:pPr>
            <w:r w:rsidRPr="001542F1">
              <w:rPr>
                <w:sz w:val="24"/>
                <w:szCs w:val="24"/>
              </w:rPr>
              <w:t>DB dùng để lưu trữ dữ liệu cần đồng bộ từ các subback, MO/AM… lên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19</w:t>
            </w:r>
          </w:p>
        </w:tc>
        <w:tc>
          <w:tcPr>
            <w:tcW w:w="1890" w:type="dxa"/>
          </w:tcPr>
          <w:p w:rsidR="00973771" w:rsidRPr="001542F1" w:rsidRDefault="00973771" w:rsidP="008F1A68">
            <w:pPr>
              <w:rPr>
                <w:sz w:val="24"/>
                <w:szCs w:val="24"/>
              </w:rPr>
            </w:pPr>
            <w:r w:rsidRPr="001542F1">
              <w:rPr>
                <w:sz w:val="24"/>
                <w:szCs w:val="24"/>
              </w:rPr>
              <w:t>ORSService</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FA0F26">
            <w:pPr>
              <w:rPr>
                <w:sz w:val="24"/>
                <w:szCs w:val="24"/>
              </w:rPr>
            </w:pPr>
            <w:r w:rsidRPr="001542F1">
              <w:rPr>
                <w:sz w:val="24"/>
                <w:szCs w:val="24"/>
              </w:rPr>
              <w:t xml:space="preserve">Service trung gian kết nối giữa OMS và các hệ thống khác, sử dụng để các hệ thống khác gọi đến giao dịch </w:t>
            </w:r>
            <w:r w:rsidRPr="001542F1">
              <w:rPr>
                <w:b/>
                <w:sz w:val="24"/>
                <w:szCs w:val="24"/>
              </w:rPr>
              <w:t>khác lệnh</w:t>
            </w:r>
            <w:r w:rsidRPr="001542F1">
              <w:rPr>
                <w:sz w:val="24"/>
                <w:szCs w:val="24"/>
              </w:rPr>
              <w:t xml:space="preserve"> trên OMS (tiền, chứng khoán, thay đổi giá trị limit cho pool/room….)</w:t>
            </w:r>
          </w:p>
          <w:p w:rsidR="00D00B68" w:rsidRPr="001542F1" w:rsidRDefault="00D00B68" w:rsidP="00FA0F26">
            <w:pPr>
              <w:rPr>
                <w:sz w:val="24"/>
                <w:szCs w:val="24"/>
              </w:rPr>
            </w:pPr>
            <w:r w:rsidRPr="001542F1">
              <w:rPr>
                <w:sz w:val="24"/>
                <w:szCs w:val="24"/>
              </w:rPr>
              <w:lastRenderedPageBreak/>
              <w:t>Có thể scale thành n-ORSService để tăng performance hệ thống</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lastRenderedPageBreak/>
              <w:t>20</w:t>
            </w:r>
          </w:p>
        </w:tc>
        <w:tc>
          <w:tcPr>
            <w:tcW w:w="1890" w:type="dxa"/>
          </w:tcPr>
          <w:p w:rsidR="00973771" w:rsidRPr="001542F1" w:rsidRDefault="00973771" w:rsidP="008F1A68">
            <w:pPr>
              <w:rPr>
                <w:sz w:val="24"/>
                <w:szCs w:val="24"/>
              </w:rPr>
            </w:pPr>
            <w:r w:rsidRPr="001542F1">
              <w:rPr>
                <w:sz w:val="24"/>
                <w:szCs w:val="24"/>
              </w:rPr>
              <w:t>OracleMaster</w:t>
            </w:r>
          </w:p>
        </w:tc>
        <w:tc>
          <w:tcPr>
            <w:tcW w:w="1260" w:type="dxa"/>
          </w:tcPr>
          <w:p w:rsidR="00973771" w:rsidRPr="001542F1" w:rsidRDefault="00973771" w:rsidP="008F1A68">
            <w:pPr>
              <w:rPr>
                <w:sz w:val="24"/>
                <w:szCs w:val="24"/>
              </w:rPr>
            </w:pPr>
            <w:r w:rsidRPr="001542F1">
              <w:rPr>
                <w:sz w:val="24"/>
                <w:szCs w:val="24"/>
              </w:rPr>
              <w:t>Oralce</w:t>
            </w:r>
          </w:p>
        </w:tc>
        <w:tc>
          <w:tcPr>
            <w:tcW w:w="6208" w:type="dxa"/>
          </w:tcPr>
          <w:p w:rsidR="00973771" w:rsidRPr="001542F1" w:rsidRDefault="00973771" w:rsidP="004D364B">
            <w:pPr>
              <w:rPr>
                <w:sz w:val="24"/>
                <w:szCs w:val="24"/>
              </w:rPr>
            </w:pPr>
            <w:r w:rsidRPr="001542F1">
              <w:rPr>
                <w:sz w:val="24"/>
                <w:szCs w:val="24"/>
              </w:rPr>
              <w:t>Database goldengate dùng để lưu trữ sổ lệnh tập trung của các OMS</w:t>
            </w:r>
          </w:p>
        </w:tc>
      </w:tr>
      <w:tr w:rsidR="00C03D2D" w:rsidRPr="001542F1" w:rsidTr="00973771">
        <w:tc>
          <w:tcPr>
            <w:tcW w:w="537" w:type="dxa"/>
          </w:tcPr>
          <w:p w:rsidR="00C03D2D" w:rsidRPr="001542F1" w:rsidRDefault="00C03D2D" w:rsidP="008F1A68">
            <w:pPr>
              <w:jc w:val="center"/>
              <w:rPr>
                <w:sz w:val="24"/>
                <w:szCs w:val="24"/>
              </w:rPr>
            </w:pPr>
            <w:r w:rsidRPr="001542F1">
              <w:rPr>
                <w:sz w:val="24"/>
                <w:szCs w:val="24"/>
              </w:rPr>
              <w:t>21</w:t>
            </w:r>
          </w:p>
        </w:tc>
        <w:tc>
          <w:tcPr>
            <w:tcW w:w="1890" w:type="dxa"/>
          </w:tcPr>
          <w:p w:rsidR="00C03D2D" w:rsidRPr="001542F1" w:rsidRDefault="00C03D2D" w:rsidP="008F1A68">
            <w:pPr>
              <w:rPr>
                <w:sz w:val="24"/>
                <w:szCs w:val="24"/>
              </w:rPr>
            </w:pPr>
            <w:r w:rsidRPr="001542F1">
              <w:rPr>
                <w:sz w:val="24"/>
                <w:szCs w:val="24"/>
              </w:rPr>
              <w:t>ORSadmin</w:t>
            </w:r>
          </w:p>
        </w:tc>
        <w:tc>
          <w:tcPr>
            <w:tcW w:w="1260" w:type="dxa"/>
          </w:tcPr>
          <w:p w:rsidR="00C03D2D" w:rsidRPr="001542F1" w:rsidRDefault="00C03D2D" w:rsidP="008F1A68">
            <w:pPr>
              <w:rPr>
                <w:sz w:val="24"/>
                <w:szCs w:val="24"/>
              </w:rPr>
            </w:pPr>
          </w:p>
        </w:tc>
        <w:tc>
          <w:tcPr>
            <w:tcW w:w="6208" w:type="dxa"/>
          </w:tcPr>
          <w:p w:rsidR="00C03D2D" w:rsidRPr="001542F1" w:rsidRDefault="00C03D2D" w:rsidP="004D364B">
            <w:pPr>
              <w:rPr>
                <w:sz w:val="24"/>
                <w:szCs w:val="24"/>
              </w:rPr>
            </w:pPr>
            <w:r w:rsidRPr="001542F1">
              <w:rPr>
                <w:sz w:val="24"/>
                <w:szCs w:val="24"/>
              </w:rPr>
              <w:t>Hệ thống dùng để quản lý</w:t>
            </w:r>
            <w:r w:rsidR="001322AF" w:rsidRPr="001542F1">
              <w:rPr>
                <w:sz w:val="24"/>
                <w:szCs w:val="24"/>
              </w:rPr>
              <w:t xml:space="preserve"> log tập trung trên hệ thống ORSM. Có các chức năng cơ bản:</w:t>
            </w:r>
          </w:p>
          <w:p w:rsidR="001322AF" w:rsidRPr="001542F1" w:rsidRDefault="001322AF" w:rsidP="004D364B">
            <w:pPr>
              <w:rPr>
                <w:sz w:val="24"/>
                <w:szCs w:val="24"/>
              </w:rPr>
            </w:pPr>
            <w:r w:rsidRPr="001542F1">
              <w:rPr>
                <w:sz w:val="24"/>
                <w:szCs w:val="24"/>
              </w:rPr>
              <w:t>- Quản lý các message đồng bộ giữa hệ thống OMS với các cấu phần khác</w:t>
            </w:r>
          </w:p>
          <w:p w:rsidR="001322AF" w:rsidRPr="001542F1" w:rsidRDefault="001322AF" w:rsidP="004D364B">
            <w:pPr>
              <w:rPr>
                <w:sz w:val="24"/>
                <w:szCs w:val="24"/>
              </w:rPr>
            </w:pPr>
            <w:r w:rsidRPr="001542F1">
              <w:rPr>
                <w:sz w:val="24"/>
                <w:szCs w:val="24"/>
              </w:rPr>
              <w:t>- Cho phép đẩy lại các message manual trong 1 số trường hợp khi message đồng bộ bị xử lý lỗi</w:t>
            </w:r>
          </w:p>
        </w:tc>
      </w:tr>
    </w:tbl>
    <w:p w:rsidR="008F1A68" w:rsidRPr="001542F1" w:rsidRDefault="008F1A68" w:rsidP="002E4A85">
      <w:pPr>
        <w:pStyle w:val="BPNormal"/>
        <w:rPr>
          <w:rFonts w:ascii="Times New Roman" w:hAnsi="Times New Roman" w:cs="Times New Roman"/>
          <w:noProof/>
          <w:sz w:val="24"/>
          <w:szCs w:val="24"/>
        </w:rPr>
      </w:pPr>
    </w:p>
    <w:p w:rsidR="00D1766F" w:rsidRPr="001542F1" w:rsidRDefault="00D1766F" w:rsidP="002E4A85">
      <w:pPr>
        <w:pStyle w:val="BPNormal"/>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 xml:space="preserve">Note: </w:t>
      </w:r>
    </w:p>
    <w:p w:rsidR="007A645A" w:rsidRPr="001542F1" w:rsidRDefault="007A645A" w:rsidP="007A645A">
      <w:pPr>
        <w:pStyle w:val="BPNormal"/>
        <w:numPr>
          <w:ilvl w:val="0"/>
          <w:numId w:val="29"/>
        </w:numPr>
        <w:rPr>
          <w:rFonts w:ascii="Times New Roman" w:hAnsi="Times New Roman" w:cs="Times New Roman"/>
          <w:b/>
          <w:noProof/>
          <w:sz w:val="24"/>
          <w:szCs w:val="24"/>
          <w:highlight w:val="yellow"/>
        </w:rPr>
      </w:pPr>
      <w:r w:rsidRPr="001542F1">
        <w:rPr>
          <w:rFonts w:ascii="Times New Roman" w:hAnsi="Times New Roman" w:cs="Times New Roman"/>
          <w:b/>
          <w:noProof/>
          <w:sz w:val="24"/>
          <w:szCs w:val="24"/>
          <w:highlight w:val="yellow"/>
        </w:rPr>
        <w:t>Về việc sử dụng DB DATA để đồng bộ dữ liệu đầu ngày:</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Đầu ngày, lượng dữ liệu cần đồng bộ từ các hệ thống subBack/AM/MO cần đồng bộ vào hệ thống OMS tương đối lớn nên không thể sử dụng chung luồng qua </w:t>
      </w:r>
      <w:r w:rsidR="00C87D13" w:rsidRPr="00321541">
        <w:rPr>
          <w:rFonts w:ascii="Times New Roman" w:hAnsi="Times New Roman" w:cs="Times New Roman"/>
          <w:sz w:val="24"/>
          <w:szCs w:val="24"/>
        </w:rPr>
        <w:t xml:space="preserve">Kafka </w:t>
      </w:r>
      <w:r w:rsidRPr="001542F1">
        <w:rPr>
          <w:rFonts w:ascii="Times New Roman" w:hAnsi="Times New Roman" w:cs="Times New Roman"/>
          <w:noProof/>
          <w:sz w:val="24"/>
          <w:szCs w:val="24"/>
        </w:rPr>
        <w:t>như trong ngày để đảm bảo hiệu năng hệ thống.</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ra, Trong 1 số trường hợp đặc biệt, cần replay lại quá trình đồng bộ dữ liệu đầu ngày vào OMS, việc sử dụng db DATA sẽ giúp quá trình replay được dễ dàng hơn</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việc cần đồng bộ</w:t>
      </w:r>
      <w:r w:rsidR="007A645A" w:rsidRPr="001542F1">
        <w:rPr>
          <w:rFonts w:ascii="Times New Roman" w:hAnsi="Times New Roman" w:cs="Times New Roman"/>
          <w:noProof/>
          <w:sz w:val="24"/>
          <w:szCs w:val="24"/>
        </w:rPr>
        <w:t xml:space="preserve"> dữ liệu</w:t>
      </w:r>
      <w:r w:rsidRPr="001542F1">
        <w:rPr>
          <w:rFonts w:ascii="Times New Roman" w:hAnsi="Times New Roman" w:cs="Times New Roman"/>
          <w:noProof/>
          <w:sz w:val="24"/>
          <w:szCs w:val="24"/>
        </w:rPr>
        <w:t xml:space="preserve"> từ các hệ thống khác đến OMS, sau này hệ thống sẽ phát sinh nhiều nhu cầu tổng hợp dữ liệu từ các subBack để gửi lên MO/AM, việc sử dụng DB cơ sở dữ liệu quan hệ sẽ giúp thuận tiện hơn trong quá trình tổng hợp dữ liệu từ nhiều nguồn</w:t>
      </w:r>
    </w:p>
    <w:p w:rsidR="007A645A" w:rsidRPr="001542F1" w:rsidRDefault="007A645A" w:rsidP="007A645A">
      <w:pPr>
        <w:pStyle w:val="BPNormal"/>
        <w:numPr>
          <w:ilvl w:val="0"/>
          <w:numId w:val="30"/>
        </w:numPr>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Về</w:t>
      </w:r>
      <w:r w:rsidRPr="001542F1">
        <w:rPr>
          <w:rFonts w:ascii="Times New Roman" w:hAnsi="Times New Roman" w:cs="Times New Roman"/>
          <w:b/>
          <w:noProof/>
          <w:sz w:val="24"/>
          <w:szCs w:val="24"/>
          <w:highlight w:val="yellow"/>
        </w:rPr>
        <w:t xml:space="preserve"> </w:t>
      </w:r>
      <w:r w:rsidRPr="001542F1">
        <w:rPr>
          <w:rFonts w:ascii="Times New Roman" w:hAnsi="Times New Roman" w:cs="Times New Roman"/>
          <w:noProof/>
          <w:sz w:val="24"/>
          <w:szCs w:val="24"/>
          <w:highlight w:val="yellow"/>
        </w:rPr>
        <w:t xml:space="preserve">Cơ chế đẩy lệnh trực tiếp từ E-ORS lên I-ORS ( chi tiết luồng tham khảo mục </w:t>
      </w:r>
      <w:r w:rsidRPr="001542F1">
        <w:rPr>
          <w:rFonts w:ascii="Times New Roman" w:hAnsi="Times New Roman" w:cs="Times New Roman"/>
          <w:b/>
          <w:i/>
          <w:noProof/>
          <w:sz w:val="24"/>
          <w:szCs w:val="24"/>
          <w:highlight w:val="yellow"/>
        </w:rPr>
        <w:t>3. Đặt lệnh từ Front):</w:t>
      </w:r>
    </w:p>
    <w:p w:rsidR="007A645A" w:rsidRPr="001542F1" w:rsidRDefault="007A645A"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Thay vì sử dụng cơ chế quét lệnh tại OMS để bốc lên I-ORS,  E-ORS sau khi nhận được phản hồi đặt lệnh thành công từ OMS sẽ trực tiếp đẩy lệnh vào I-ORS nếu thỏa mãn điều kiện gửi lệnh </w:t>
      </w:r>
    </w:p>
    <w:p w:rsidR="007A645A"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Việc sử dụng giải pháp này nhằm tránh độ trễ khi sử dụng tiến trình job quét theo các giải pháp hiện tại đang sử dụng.</w:t>
      </w:r>
    </w:p>
    <w:p w:rsidR="009010AD"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Nếu trong quá trình đẩy lệnh từ I-ORS lên E-ORS gặp lỗi, lệnh sẽ được đẩy lên theo tiến trình quét lệnh tại OMS từ I-ORS  ( dùng cho lệnh đặt trước giờ)</w:t>
      </w:r>
    </w:p>
    <w:p w:rsidR="003C653D" w:rsidRPr="00321541" w:rsidRDefault="003C653D" w:rsidP="00321541">
      <w:pPr>
        <w:pStyle w:val="BPNormal"/>
        <w:numPr>
          <w:ilvl w:val="0"/>
          <w:numId w:val="30"/>
        </w:numPr>
        <w:rPr>
          <w:rFonts w:ascii="Times New Roman" w:hAnsi="Times New Roman" w:cs="Times New Roman"/>
          <w:noProof/>
          <w:sz w:val="24"/>
          <w:szCs w:val="24"/>
          <w:highlight w:val="yellow"/>
        </w:rPr>
      </w:pPr>
      <w:r w:rsidRPr="00321541">
        <w:rPr>
          <w:rFonts w:ascii="Times New Roman" w:hAnsi="Times New Roman" w:cs="Times New Roman"/>
          <w:noProof/>
          <w:sz w:val="24"/>
          <w:szCs w:val="24"/>
          <w:highlight w:val="yellow"/>
        </w:rPr>
        <w:t>Về cơ chế Reply khi có lỗi về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lastRenderedPageBreak/>
        <w:t>Hệ thống đồng bộ có 1 DB để</w:t>
      </w:r>
      <w:r w:rsidR="00D00B68" w:rsidRPr="001542F1">
        <w:rPr>
          <w:rFonts w:ascii="Times New Roman" w:hAnsi="Times New Roman" w:cs="Times New Roman"/>
          <w:noProof/>
          <w:sz w:val="24"/>
          <w:szCs w:val="24"/>
        </w:rPr>
        <w:t xml:space="preserve"> log </w:t>
      </w:r>
      <w:r w:rsidRPr="001542F1">
        <w:rPr>
          <w:rFonts w:ascii="Times New Roman" w:hAnsi="Times New Roman" w:cs="Times New Roman"/>
          <w:noProof/>
          <w:sz w:val="24"/>
          <w:szCs w:val="24"/>
        </w:rPr>
        <w:t>lại các message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Ứng dụng quản trị ORS-Admin sẽ có chức năng quản lý các message đồng bộ này, hệ thống có chức năng manual cho phép đẩy lại các message lỗi để tổng hợp lại</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Chức năng đồng bộ trong hệ thống OMS sẽ có key chống trùng để đảm bảo 1 message không được xử lý 2 lần</w:t>
      </w:r>
    </w:p>
    <w:p w:rsidR="007A645A" w:rsidRPr="001542F1" w:rsidRDefault="007A645A" w:rsidP="007A645A">
      <w:pPr>
        <w:pStyle w:val="BPNormal"/>
        <w:ind w:left="1440"/>
        <w:rPr>
          <w:rFonts w:ascii="Times New Roman" w:hAnsi="Times New Roman" w:cs="Times New Roman"/>
          <w:noProof/>
          <w:sz w:val="24"/>
          <w:szCs w:val="24"/>
          <w:highlight w:val="yellow"/>
        </w:rPr>
      </w:pPr>
    </w:p>
    <w:p w:rsidR="00987ED1" w:rsidRPr="001542F1" w:rsidRDefault="00987ED1" w:rsidP="002E4A85">
      <w:pPr>
        <w:pStyle w:val="BPNormal"/>
        <w:rPr>
          <w:rFonts w:ascii="Times New Roman" w:hAnsi="Times New Roman" w:cs="Times New Roman"/>
          <w:noProof/>
          <w:sz w:val="24"/>
          <w:szCs w:val="24"/>
        </w:rPr>
      </w:pPr>
    </w:p>
    <w:p w:rsidR="00987ED1" w:rsidRPr="00321541" w:rsidRDefault="00987ED1" w:rsidP="00321541">
      <w:pPr>
        <w:pStyle w:val="Heading2"/>
        <w:rPr>
          <w:rFonts w:ascii="Times New Roman" w:hAnsi="Times New Roman" w:cs="Times New Roman"/>
          <w:noProof/>
          <w:sz w:val="24"/>
          <w:szCs w:val="24"/>
        </w:rPr>
      </w:pPr>
      <w:r w:rsidRPr="00321541">
        <w:rPr>
          <w:rFonts w:ascii="Times New Roman" w:hAnsi="Times New Roman" w:cs="Times New Roman"/>
          <w:noProof/>
          <w:sz w:val="24"/>
          <w:szCs w:val="24"/>
        </w:rPr>
        <w:t>Mô hình tích hợp và triển khai</w:t>
      </w:r>
      <w:r w:rsidR="00D309FE" w:rsidRPr="00321541">
        <w:rPr>
          <w:rFonts w:ascii="Times New Roman" w:hAnsi="Times New Roman" w:cs="Times New Roman"/>
          <w:noProof/>
          <w:sz w:val="24"/>
          <w:szCs w:val="24"/>
        </w:rPr>
        <w:t xml:space="preserve"> với hệ sinh thái VNDS</w:t>
      </w:r>
      <w:r w:rsidR="007D745E" w:rsidRPr="00321541">
        <w:rPr>
          <w:rFonts w:ascii="Times New Roman" w:hAnsi="Times New Roman" w:cs="Times New Roman"/>
          <w:noProof/>
          <w:sz w:val="24"/>
          <w:szCs w:val="24"/>
        </w:rPr>
        <w:t xml:space="preserve">: </w:t>
      </w:r>
    </w:p>
    <w:p w:rsidR="007411D7" w:rsidRPr="00321541" w:rsidRDefault="007411D7" w:rsidP="00321541">
      <w:pPr>
        <w:rPr>
          <w:rFonts w:ascii="Times New Roman" w:hAnsi="Times New Roman" w:cs="Times New Roman"/>
          <w:sz w:val="24"/>
          <w:szCs w:val="24"/>
        </w:rPr>
      </w:pPr>
    </w:p>
    <w:p w:rsidR="00987ED1" w:rsidRPr="001542F1" w:rsidRDefault="00B92638" w:rsidP="002E4A85">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574702" w:rsidRPr="00574702">
        <w:t xml:space="preserve"> </w:t>
      </w:r>
      <w:r w:rsidR="00574702">
        <w:object w:dxaOrig="24571" w:dyaOrig="11161" w14:anchorId="4C00F255">
          <v:shape id="_x0000_i1026" type="#_x0000_t75" style="width:466.5pt;height:212.25pt" o:ole="">
            <v:imagedata r:id="rId9" o:title=""/>
          </v:shape>
          <o:OLEObject Type="Embed" ProgID="Visio.Drawing.15" ShapeID="_x0000_i1026" DrawAspect="Content" ObjectID="_1687242875" r:id="rId10"/>
        </w:object>
      </w:r>
    </w:p>
    <w:p w:rsidR="00987ED1" w:rsidRPr="001542F1" w:rsidRDefault="00987ED1" w:rsidP="002E4A85">
      <w:pPr>
        <w:pStyle w:val="BPNormal"/>
        <w:rPr>
          <w:rFonts w:ascii="Times New Roman" w:hAnsi="Times New Roman" w:cs="Times New Roman"/>
          <w:sz w:val="24"/>
          <w:szCs w:val="24"/>
        </w:rPr>
      </w:pPr>
    </w:p>
    <w:p w:rsidR="00E41BE7" w:rsidRPr="001542F1" w:rsidRDefault="00E41BE7" w:rsidP="00D22135">
      <w:pPr>
        <w:rPr>
          <w:rFonts w:ascii="Times New Roman" w:hAnsi="Times New Roman" w:cs="Times New Roman"/>
          <w:sz w:val="24"/>
          <w:szCs w:val="24"/>
        </w:rPr>
      </w:pPr>
      <w:r w:rsidRPr="001542F1">
        <w:rPr>
          <w:rFonts w:ascii="Times New Roman" w:hAnsi="Times New Roman" w:cs="Times New Roman"/>
          <w:sz w:val="24"/>
          <w:szCs w:val="24"/>
        </w:rPr>
        <w:t>Hệ thống OMS sẽ kết nối với nhiều hệ thống subBack khác, cũng như hệ thống MO và AM để tổng hợp các dữ liệu cần thiết cho việc quản trị rủi ro và giao dịch chứng khoán</w:t>
      </w:r>
    </w:p>
    <w:p w:rsidR="00E41BE7" w:rsidRPr="00321541" w:rsidRDefault="00E41BE7">
      <w:pPr>
        <w:pStyle w:val="Heading2"/>
        <w:ind w:firstLine="720"/>
        <w:rPr>
          <w:rFonts w:ascii="Times New Roman" w:hAnsi="Times New Roman" w:cs="Times New Roman"/>
          <w:b/>
          <w:sz w:val="24"/>
          <w:szCs w:val="24"/>
        </w:rPr>
        <w:pPrChange w:id="12" w:author="Thanh Ngo" w:date="2021-06-15T10:36:00Z">
          <w:pPr>
            <w:pStyle w:val="Heading2"/>
          </w:pPr>
        </w:pPrChange>
      </w:pPr>
      <w:r w:rsidRPr="00321541">
        <w:rPr>
          <w:rFonts w:ascii="Times New Roman" w:hAnsi="Times New Roman" w:cs="Times New Roman"/>
          <w:b/>
          <w:sz w:val="24"/>
          <w:szCs w:val="24"/>
        </w:rPr>
        <w:lastRenderedPageBreak/>
        <w:t>Sơ đồ tổng quan luồng đồng bộ</w:t>
      </w:r>
      <w:r w:rsidR="00FA0F26" w:rsidRPr="00321541">
        <w:rPr>
          <w:rFonts w:ascii="Times New Roman" w:hAnsi="Times New Roman" w:cs="Times New Roman"/>
          <w:b/>
          <w:sz w:val="24"/>
          <w:szCs w:val="24"/>
        </w:rPr>
        <w:t xml:space="preserve"> như sau (chi tiết luồng đồng bộ xem mục </w:t>
      </w:r>
      <w:r w:rsidR="00FA0F26" w:rsidRPr="00321541">
        <w:rPr>
          <w:rFonts w:ascii="Times New Roman" w:hAnsi="Times New Roman" w:cs="Times New Roman"/>
          <w:b/>
          <w:i/>
          <w:sz w:val="24"/>
          <w:szCs w:val="24"/>
        </w:rPr>
        <w:t>II</w:t>
      </w:r>
      <w:r w:rsidR="00C10E64" w:rsidRPr="00321541">
        <w:rPr>
          <w:rFonts w:ascii="Times New Roman" w:hAnsi="Times New Roman" w:cs="Times New Roman"/>
          <w:b/>
          <w:i/>
          <w:sz w:val="24"/>
          <w:szCs w:val="24"/>
        </w:rPr>
        <w:t>.</w:t>
      </w:r>
      <w:r w:rsidR="00CB30BF" w:rsidRPr="00321541">
        <w:rPr>
          <w:rFonts w:ascii="Times New Roman" w:hAnsi="Times New Roman" w:cs="Times New Roman"/>
          <w:b/>
          <w:i/>
          <w:sz w:val="24"/>
          <w:szCs w:val="24"/>
        </w:rPr>
        <w:t>Đồng bộ dữ liệu</w:t>
      </w:r>
      <w:r w:rsidR="00FA0F26" w:rsidRPr="00321541">
        <w:rPr>
          <w:rFonts w:ascii="Times New Roman" w:hAnsi="Times New Roman" w:cs="Times New Roman"/>
          <w:b/>
          <w:sz w:val="24"/>
          <w:szCs w:val="24"/>
        </w:rPr>
        <w:t>)</w:t>
      </w:r>
    </w:p>
    <w:p w:rsidR="00802BF4" w:rsidRPr="001542F1" w:rsidRDefault="00992A86" w:rsidP="00E41BE7">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4A3C02">
        <w:object w:dxaOrig="12046" w:dyaOrig="7756" w14:anchorId="5B5D7D0C">
          <v:shape id="_x0000_i1027" type="#_x0000_t75" style="width:467.25pt;height:301.5pt" o:ole="">
            <v:imagedata r:id="rId11" o:title=""/>
          </v:shape>
          <o:OLEObject Type="Embed" ProgID="Visio.Drawing.15" ShapeID="_x0000_i1027" DrawAspect="Content" ObjectID="_1687242876" r:id="rId12"/>
        </w:object>
      </w:r>
    </w:p>
    <w:p w:rsidR="00802BF4" w:rsidRPr="001542F1" w:rsidRDefault="00802BF4" w:rsidP="002E4A85">
      <w:pPr>
        <w:pStyle w:val="BPNormal"/>
        <w:rPr>
          <w:rFonts w:ascii="Times New Roman" w:hAnsi="Times New Roman" w:cs="Times New Roman"/>
          <w:sz w:val="24"/>
          <w:szCs w:val="24"/>
        </w:rPr>
      </w:pPr>
    </w:p>
    <w:p w:rsidR="00802BF4" w:rsidRPr="001542F1" w:rsidRDefault="00802BF4" w:rsidP="002E4A85">
      <w:pPr>
        <w:pStyle w:val="BPNormal"/>
        <w:rPr>
          <w:rFonts w:ascii="Times New Roman" w:hAnsi="Times New Roman" w:cs="Times New Roman"/>
          <w:sz w:val="24"/>
          <w:szCs w:val="24"/>
        </w:rPr>
      </w:pPr>
    </w:p>
    <w:p w:rsidR="00802BF4"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 xml:space="preserve">Luồng </w:t>
      </w:r>
      <w:r w:rsidR="00A30A2C" w:rsidRPr="00321541">
        <w:rPr>
          <w:rFonts w:ascii="Times New Roman" w:hAnsi="Times New Roman" w:cs="Times New Roman"/>
          <w:b/>
          <w:sz w:val="24"/>
          <w:szCs w:val="24"/>
        </w:rPr>
        <w:t>cập nhật</w:t>
      </w:r>
      <w:r w:rsidRPr="00321541">
        <w:rPr>
          <w:rFonts w:ascii="Times New Roman" w:hAnsi="Times New Roman" w:cs="Times New Roman"/>
          <w:b/>
          <w:sz w:val="24"/>
          <w:szCs w:val="24"/>
        </w:rPr>
        <w:t xml:space="preserve"> giá và phiên:</w:t>
      </w:r>
    </w:p>
    <w:p w:rsidR="00A30A2C" w:rsidRPr="001542F1" w:rsidRDefault="0008752D" w:rsidP="002E4A85">
      <w:pPr>
        <w:pStyle w:val="BPNormal"/>
        <w:rPr>
          <w:rFonts w:ascii="Times New Roman" w:hAnsi="Times New Roman" w:cs="Times New Roman"/>
          <w:sz w:val="24"/>
          <w:szCs w:val="24"/>
        </w:rPr>
      </w:pPr>
      <w:r>
        <w:object w:dxaOrig="7846" w:dyaOrig="5881" w14:anchorId="2C930ADB">
          <v:shape id="_x0000_i1028" type="#_x0000_t75" style="width:393pt;height:294.75pt" o:ole="">
            <v:imagedata r:id="rId13" o:title=""/>
          </v:shape>
          <o:OLEObject Type="Embed" ProgID="Visio.Drawing.15" ShapeID="_x0000_i1028" DrawAspect="Content" ObjectID="_1687242877" r:id="rId14"/>
        </w:object>
      </w:r>
    </w:p>
    <w:p w:rsidR="00C5251E" w:rsidRPr="00321541" w:rsidRDefault="00C5251E" w:rsidP="00C5251E">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Mô hình kết nối khi phân tải hệ thống vào nhiều E-ORS, I-ORS, ORSService, OMS:</w:t>
      </w:r>
    </w:p>
    <w:p w:rsidR="006E17E9" w:rsidRDefault="0008752D" w:rsidP="00321541">
      <w:pPr>
        <w:pStyle w:val="ListParagraph"/>
        <w:rPr>
          <w:rFonts w:ascii="Times New Roman" w:hAnsi="Times New Roman" w:cs="Times New Roman"/>
          <w:sz w:val="24"/>
          <w:szCs w:val="24"/>
        </w:rPr>
      </w:pPr>
      <w:r>
        <w:object w:dxaOrig="10666" w:dyaOrig="8146" w14:anchorId="201430B4">
          <v:shape id="_x0000_i1029" type="#_x0000_t75" style="width:468pt;height:357pt" o:ole="">
            <v:imagedata r:id="rId15" o:title=""/>
          </v:shape>
          <o:OLEObject Type="Embed" ProgID="Visio.Drawing.15" ShapeID="_x0000_i1029" DrawAspect="Content" ObjectID="_1687242878" r:id="rId16"/>
        </w:object>
      </w:r>
    </w:p>
    <w:p w:rsidR="00955E01" w:rsidRPr="00321541" w:rsidRDefault="00955E01" w:rsidP="00955E01">
      <w:pPr>
        <w:pStyle w:val="ListParagraph"/>
        <w:numPr>
          <w:ilvl w:val="0"/>
          <w:numId w:val="35"/>
        </w:numPr>
        <w:rPr>
          <w:rFonts w:ascii="Times New Roman" w:hAnsi="Times New Roman" w:cs="Times New Roman"/>
          <w:highlight w:val="yellow"/>
        </w:rPr>
      </w:pPr>
      <w:r w:rsidRPr="00321541">
        <w:rPr>
          <w:highlight w:val="yellow"/>
        </w:rPr>
        <w:t>Note</w:t>
      </w:r>
      <w:r>
        <w:rPr>
          <w:highlight w:val="yellow"/>
        </w:rPr>
        <w:t>:</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E-ORS cần kết nối đên tất cả cả các database Sub-OMS</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ORS-Service cần kết nối đến tất cả các database Sub-OMS</w:t>
      </w:r>
    </w:p>
    <w:p w:rsidR="00955E01" w:rsidRDefault="00955E01" w:rsidP="00321541">
      <w:pPr>
        <w:pStyle w:val="ListParagraph"/>
        <w:numPr>
          <w:ilvl w:val="1"/>
          <w:numId w:val="39"/>
        </w:numPr>
        <w:rPr>
          <w:rFonts w:ascii="Times New Roman" w:hAnsi="Times New Roman" w:cs="Times New Roman"/>
          <w:sz w:val="24"/>
          <w:szCs w:val="24"/>
        </w:rPr>
      </w:pPr>
      <w:r w:rsidRPr="00C10E64">
        <w:rPr>
          <w:rFonts w:ascii="Times New Roman" w:hAnsi="Times New Roman" w:cs="Times New Roman"/>
          <w:sz w:val="24"/>
          <w:szCs w:val="24"/>
        </w:rPr>
        <w:t>IORS và OMS kế</w:t>
      </w:r>
      <w:r w:rsidRPr="00B91BBD">
        <w:rPr>
          <w:rFonts w:ascii="Times New Roman" w:hAnsi="Times New Roman" w:cs="Times New Roman"/>
          <w:sz w:val="24"/>
          <w:szCs w:val="24"/>
        </w:rPr>
        <w:t>t n</w:t>
      </w:r>
      <w:r w:rsidRPr="00321541">
        <w:rPr>
          <w:rFonts w:ascii="Times New Roman" w:hAnsi="Times New Roman" w:cs="Times New Roman"/>
          <w:sz w:val="24"/>
          <w:szCs w:val="24"/>
        </w:rPr>
        <w:t>ối với nhau theo cơ chế 1-1</w:t>
      </w:r>
    </w:p>
    <w:p w:rsidR="00955E01" w:rsidRPr="00C10E64" w:rsidRDefault="00955E01" w:rsidP="00321541">
      <w:pPr>
        <w:pStyle w:val="ListParagraph"/>
        <w:numPr>
          <w:ilvl w:val="1"/>
          <w:numId w:val="39"/>
        </w:numPr>
        <w:rPr>
          <w:rFonts w:ascii="Times New Roman" w:hAnsi="Times New Roman" w:cs="Times New Roman"/>
          <w:sz w:val="24"/>
          <w:szCs w:val="24"/>
        </w:rPr>
      </w:pPr>
      <w:r w:rsidRPr="00010193">
        <w:rPr>
          <w:rFonts w:ascii="Times New Roman" w:hAnsi="Times New Roman" w:cs="Times New Roman"/>
          <w:sz w:val="24"/>
          <w:szCs w:val="24"/>
        </w:rPr>
        <w:t>NORS và OMS kết nối với nhau theo cơ chế 1-1</w:t>
      </w:r>
    </w:p>
    <w:p w:rsidR="00802BF4" w:rsidRPr="001542F1" w:rsidRDefault="00802BF4" w:rsidP="00321541">
      <w:pPr>
        <w:pStyle w:val="ListParagraph"/>
        <w:rPr>
          <w:rFonts w:ascii="Times New Roman" w:hAnsi="Times New Roman" w:cs="Times New Roman"/>
          <w:sz w:val="24"/>
          <w:szCs w:val="24"/>
        </w:rPr>
      </w:pPr>
    </w:p>
    <w:p w:rsidR="002E4A85" w:rsidRPr="001542F1" w:rsidRDefault="002E4A85" w:rsidP="002E4A85">
      <w:pPr>
        <w:pStyle w:val="Heading1"/>
        <w:numPr>
          <w:ilvl w:val="0"/>
          <w:numId w:val="3"/>
        </w:numPr>
        <w:rPr>
          <w:rFonts w:ascii="Times New Roman" w:hAnsi="Times New Roman" w:cs="Times New Roman"/>
          <w:b/>
          <w:bCs/>
          <w:sz w:val="24"/>
          <w:szCs w:val="24"/>
        </w:rPr>
      </w:pPr>
      <w:bookmarkStart w:id="13" w:name="_Toc65681463"/>
      <w:r w:rsidRPr="001542F1">
        <w:rPr>
          <w:rFonts w:ascii="Times New Roman" w:hAnsi="Times New Roman" w:cs="Times New Roman"/>
          <w:b/>
          <w:bCs/>
          <w:sz w:val="24"/>
          <w:szCs w:val="24"/>
        </w:rPr>
        <w:t>SƠ ĐỒ LUỒNG HOẠT ĐỘNG NGHIỆP VỤ CỦA HỆ THỐNG</w:t>
      </w:r>
      <w:bookmarkEnd w:id="13"/>
    </w:p>
    <w:p w:rsidR="002E4A85" w:rsidRPr="001542F1" w:rsidRDefault="002E4A85" w:rsidP="002E4A85">
      <w:pPr>
        <w:rPr>
          <w:rFonts w:ascii="Times New Roman" w:hAnsi="Times New Roman" w:cs="Times New Roman"/>
          <w:sz w:val="24"/>
          <w:szCs w:val="24"/>
        </w:rPr>
      </w:pPr>
      <w:proofErr w:type="gramStart"/>
      <w:r w:rsidRPr="001542F1">
        <w:rPr>
          <w:rFonts w:ascii="Times New Roman" w:hAnsi="Times New Roman" w:cs="Times New Roman"/>
          <w:sz w:val="24"/>
          <w:szCs w:val="24"/>
        </w:rPr>
        <w:t>Một số luồng nghiệp vụ đặc trưng trong hệ thống</w:t>
      </w:r>
      <w:r w:rsidR="00F025D3" w:rsidRPr="001542F1">
        <w:rPr>
          <w:rFonts w:ascii="Times New Roman" w:hAnsi="Times New Roman" w:cs="Times New Roman"/>
          <w:sz w:val="24"/>
          <w:szCs w:val="24"/>
        </w:rPr>
        <w:t>.</w:t>
      </w:r>
      <w:proofErr w:type="gramEnd"/>
    </w:p>
    <w:p w:rsidR="007943A9" w:rsidRPr="00321541" w:rsidRDefault="004645D2" w:rsidP="007943A9">
      <w:pPr>
        <w:pStyle w:val="Heading2"/>
        <w:numPr>
          <w:ilvl w:val="0"/>
          <w:numId w:val="13"/>
        </w:numPr>
        <w:rPr>
          <w:rFonts w:ascii="Times New Roman" w:hAnsi="Times New Roman" w:cs="Times New Roman"/>
          <w:b/>
          <w:sz w:val="24"/>
          <w:szCs w:val="24"/>
        </w:rPr>
      </w:pPr>
      <w:bookmarkStart w:id="14" w:name="_Toc65681464"/>
      <w:r w:rsidRPr="00321541">
        <w:rPr>
          <w:rFonts w:ascii="Times New Roman" w:hAnsi="Times New Roman" w:cs="Times New Roman"/>
          <w:b/>
          <w:sz w:val="24"/>
          <w:szCs w:val="24"/>
        </w:rPr>
        <w:t xml:space="preserve">Đồng bộ </w:t>
      </w:r>
      <w:bookmarkEnd w:id="14"/>
      <w:r w:rsidR="00117AFA" w:rsidRPr="00321541">
        <w:rPr>
          <w:rFonts w:ascii="Times New Roman" w:hAnsi="Times New Roman" w:cs="Times New Roman"/>
          <w:b/>
          <w:sz w:val="24"/>
          <w:szCs w:val="24"/>
        </w:rPr>
        <w:t>dữ liệu</w:t>
      </w:r>
      <w:r w:rsidR="00B52D4A" w:rsidRPr="00321541">
        <w:rPr>
          <w:rFonts w:ascii="Times New Roman" w:hAnsi="Times New Roman" w:cs="Times New Roman"/>
          <w:b/>
          <w:sz w:val="24"/>
          <w:szCs w:val="24"/>
        </w:rPr>
        <w:t xml:space="preserve"> từ</w:t>
      </w:r>
      <w:ins w:id="15" w:author="Administrator" w:date="2021-07-06T13:37:00Z">
        <w:r w:rsidR="002B2867">
          <w:rPr>
            <w:rFonts w:ascii="Times New Roman" w:hAnsi="Times New Roman" w:cs="Times New Roman"/>
            <w:b/>
            <w:sz w:val="24"/>
            <w:szCs w:val="24"/>
          </w:rPr>
          <w:t xml:space="preserve"> BO@ </w:t>
        </w:r>
      </w:ins>
      <w:del w:id="16" w:author="Administrator" w:date="2021-07-06T13:37:00Z">
        <w:r w:rsidR="00B52D4A" w:rsidRPr="00321541" w:rsidDel="002B2867">
          <w:rPr>
            <w:rFonts w:ascii="Times New Roman" w:hAnsi="Times New Roman" w:cs="Times New Roman"/>
            <w:b/>
            <w:sz w:val="24"/>
            <w:szCs w:val="24"/>
          </w:rPr>
          <w:delText xml:space="preserve"> các hệ thống</w:delText>
        </w:r>
      </w:del>
      <w:r w:rsidR="00B52D4A" w:rsidRPr="00321541">
        <w:rPr>
          <w:rFonts w:ascii="Times New Roman" w:hAnsi="Times New Roman" w:cs="Times New Roman"/>
          <w:b/>
          <w:sz w:val="24"/>
          <w:szCs w:val="24"/>
        </w:rPr>
        <w:t xml:space="preserve"> tới OMS</w:t>
      </w:r>
      <w:ins w:id="17" w:author="Administrator" w:date="2021-07-06T13:37:00Z">
        <w:r w:rsidR="002B2867">
          <w:rPr>
            <w:rFonts w:ascii="Times New Roman" w:hAnsi="Times New Roman" w:cs="Times New Roman"/>
            <w:b/>
            <w:sz w:val="24"/>
            <w:szCs w:val="24"/>
          </w:rPr>
          <w:t xml:space="preserve"> và các hệ thống khác</w:t>
        </w:r>
      </w:ins>
    </w:p>
    <w:p w:rsidR="00A9458C" w:rsidRPr="00A9458C" w:rsidRDefault="00A9458C"/>
    <w:p w:rsidR="001A7ED5" w:rsidRPr="001542F1" w:rsidRDefault="00311F43" w:rsidP="00F61A0C">
      <w:pPr>
        <w:ind w:left="720"/>
        <w:rPr>
          <w:rFonts w:ascii="Times New Roman" w:hAnsi="Times New Roman" w:cs="Times New Roman"/>
          <w:sz w:val="24"/>
          <w:szCs w:val="24"/>
        </w:rPr>
      </w:pPr>
      <w:r w:rsidRPr="00955E01">
        <w:rPr>
          <w:rFonts w:ascii="Times New Roman" w:hAnsi="Times New Roman" w:cs="Times New Roman"/>
          <w:sz w:val="24"/>
          <w:szCs w:val="24"/>
        </w:rPr>
        <w:object w:dxaOrig="12001" w:dyaOrig="4772" w14:anchorId="419D2542">
          <v:shape id="_x0000_i1030" type="#_x0000_t75" style="width:460.5pt;height:209.25pt" o:ole="" o:preferrelative="f">
            <v:imagedata r:id="rId17" o:title=""/>
            <o:lock v:ext="edit" aspectratio="f"/>
          </v:shape>
          <o:OLEObject Type="Embed" ProgID="Visio.Drawing.11" ShapeID="_x0000_i1030" DrawAspect="Content" ObjectID="_1687242879" r:id="rId18"/>
        </w:object>
      </w:r>
    </w:p>
    <w:p w:rsidR="00117AFA" w:rsidRPr="00866B4E" w:rsidRDefault="000F6560">
      <w:pPr>
        <w:pStyle w:val="ListParagraph"/>
        <w:numPr>
          <w:ilvl w:val="0"/>
          <w:numId w:val="44"/>
        </w:numPr>
        <w:ind w:left="851" w:hanging="425"/>
        <w:rPr>
          <w:rFonts w:ascii="Times New Roman" w:hAnsi="Times New Roman" w:cs="Times New Roman"/>
          <w:b/>
          <w:sz w:val="24"/>
          <w:szCs w:val="24"/>
          <w:rPrChange w:id="18" w:author="Administrator" w:date="2021-07-06T14:06:00Z">
            <w:rPr/>
          </w:rPrChange>
        </w:rPr>
        <w:pPrChange w:id="19" w:author="Administrator" w:date="2021-07-06T14:07:00Z">
          <w:pPr>
            <w:ind w:left="720"/>
          </w:pPr>
        </w:pPrChange>
      </w:pPr>
      <w:del w:id="20" w:author="Administrator" w:date="2021-07-06T14:06:00Z">
        <w:r w:rsidRPr="00866B4E" w:rsidDel="00866B4E">
          <w:rPr>
            <w:rFonts w:ascii="Times New Roman" w:hAnsi="Times New Roman" w:cs="Times New Roman"/>
            <w:sz w:val="24"/>
            <w:szCs w:val="24"/>
            <w:rPrChange w:id="21" w:author="Administrator" w:date="2021-07-06T14:06:00Z">
              <w:rPr/>
            </w:rPrChange>
          </w:rPr>
          <w:delText xml:space="preserve">  </w:delText>
        </w:r>
      </w:del>
      <w:r w:rsidR="00117AFA" w:rsidRPr="00866B4E">
        <w:rPr>
          <w:rFonts w:ascii="Times New Roman" w:hAnsi="Times New Roman" w:cs="Times New Roman"/>
          <w:b/>
          <w:sz w:val="24"/>
          <w:szCs w:val="24"/>
          <w:rPrChange w:id="22" w:author="Administrator" w:date="2021-07-06T14:06:00Z">
            <w:rPr/>
          </w:rPrChange>
        </w:rPr>
        <w:t>Dữ liệu đầu ngày</w:t>
      </w:r>
      <w:ins w:id="23" w:author="Administrator" w:date="2021-07-06T13:38:00Z">
        <w:r w:rsidR="002B2867" w:rsidRPr="00866B4E">
          <w:rPr>
            <w:rFonts w:ascii="Times New Roman" w:hAnsi="Times New Roman" w:cs="Times New Roman"/>
            <w:b/>
            <w:sz w:val="24"/>
            <w:szCs w:val="24"/>
            <w:rPrChange w:id="24" w:author="Administrator" w:date="2021-07-06T14:06:00Z">
              <w:rPr/>
            </w:rPrChange>
          </w:rPr>
          <w:t xml:space="preserve"> từ BO@</w:t>
        </w:r>
      </w:ins>
      <w:r w:rsidR="00652A7A" w:rsidRPr="00866B4E">
        <w:rPr>
          <w:rFonts w:ascii="Times New Roman" w:hAnsi="Times New Roman" w:cs="Times New Roman"/>
          <w:b/>
          <w:sz w:val="24"/>
          <w:szCs w:val="24"/>
          <w:rPrChange w:id="25" w:author="Administrator" w:date="2021-07-06T14:06:00Z">
            <w:rPr/>
          </w:rPrChange>
        </w:rPr>
        <w:t xml:space="preserve"> tổng hợp vào OMS</w:t>
      </w:r>
    </w:p>
    <w:p w:rsidR="002E4A85" w:rsidRPr="00CF4E10" w:rsidRDefault="00963D06" w:rsidP="00E1105A">
      <w:pPr>
        <w:numPr>
          <w:ilvl w:val="0"/>
          <w:numId w:val="5"/>
        </w:numPr>
        <w:shd w:val="clear" w:color="auto" w:fill="FFFFFF"/>
        <w:spacing w:before="100" w:beforeAutospacing="1" w:after="100" w:afterAutospacing="1" w:line="240" w:lineRule="auto"/>
        <w:rPr>
          <w:ins w:id="26" w:author="Administrator" w:date="2021-07-06T13:34:00Z"/>
          <w:rFonts w:ascii="Times New Roman" w:hAnsi="Times New Roman" w:cs="Times New Roman"/>
          <w:sz w:val="24"/>
          <w:szCs w:val="24"/>
          <w:rPrChange w:id="27" w:author="Administrator" w:date="2021-07-06T13:34:00Z">
            <w:rPr>
              <w:ins w:id="28" w:author="Administrator" w:date="2021-07-06T13:34:00Z"/>
              <w:rFonts w:ascii="Times New Roman" w:eastAsia="Times New Roman" w:hAnsi="Times New Roman" w:cs="Times New Roman"/>
              <w:color w:val="333333"/>
              <w:sz w:val="24"/>
              <w:szCs w:val="24"/>
            </w:rPr>
          </w:rPrChange>
        </w:rPr>
      </w:pPr>
      <w:r w:rsidRPr="001542F1">
        <w:rPr>
          <w:rFonts w:ascii="Times New Roman" w:eastAsia="Times New Roman" w:hAnsi="Times New Roman" w:cs="Times New Roman"/>
          <w:color w:val="333333"/>
          <w:sz w:val="24"/>
          <w:szCs w:val="24"/>
        </w:rPr>
        <w:t xml:space="preserve">Sau khi chạy Batch, </w:t>
      </w:r>
      <w:del w:id="29" w:author="Administrator" w:date="2021-07-06T13:24:00Z">
        <w:r w:rsidR="002B3B20" w:rsidRPr="001542F1" w:rsidDel="00311F43">
          <w:rPr>
            <w:rFonts w:ascii="Times New Roman" w:eastAsia="Times New Roman" w:hAnsi="Times New Roman" w:cs="Times New Roman"/>
            <w:color w:val="333333"/>
            <w:sz w:val="24"/>
            <w:szCs w:val="24"/>
          </w:rPr>
          <w:delText xml:space="preserve">MO/AM </w:delText>
        </w:r>
        <w:r w:rsidR="00BB498F" w:rsidRPr="001542F1" w:rsidDel="00311F43">
          <w:rPr>
            <w:rFonts w:ascii="Times New Roman" w:eastAsia="Times New Roman" w:hAnsi="Times New Roman" w:cs="Times New Roman"/>
            <w:color w:val="333333"/>
            <w:sz w:val="24"/>
            <w:szCs w:val="24"/>
          </w:rPr>
          <w:delText>và các hệ thống subBack khác</w:delText>
        </w:r>
      </w:del>
      <w:ins w:id="30" w:author="Administrator" w:date="2021-07-06T13:24:00Z">
        <w:r w:rsidR="00311F43">
          <w:rPr>
            <w:rFonts w:ascii="Times New Roman" w:eastAsia="Times New Roman" w:hAnsi="Times New Roman" w:cs="Times New Roman"/>
            <w:color w:val="333333"/>
            <w:sz w:val="24"/>
            <w:szCs w:val="24"/>
          </w:rPr>
          <w:t>BO@</w:t>
        </w:r>
      </w:ins>
      <w:ins w:id="31" w:author="Administrator" w:date="2021-07-06T13:38:00Z">
        <w:r w:rsidR="002B2867">
          <w:rPr>
            <w:rFonts w:ascii="Times New Roman" w:eastAsia="Times New Roman" w:hAnsi="Times New Roman" w:cs="Times New Roman"/>
            <w:color w:val="333333"/>
            <w:sz w:val="24"/>
            <w:szCs w:val="24"/>
          </w:rPr>
          <w:t xml:space="preserve"> </w:t>
        </w:r>
      </w:ins>
      <w:r w:rsidR="00593091" w:rsidRPr="001542F1">
        <w:rPr>
          <w:rFonts w:ascii="Times New Roman" w:eastAsia="Times New Roman" w:hAnsi="Times New Roman" w:cs="Times New Roman"/>
          <w:color w:val="333333"/>
          <w:sz w:val="24"/>
          <w:szCs w:val="24"/>
        </w:rPr>
        <w:t xml:space="preserve"> tổng hợp dữ liệu đầu ngày cho OMS vào hệ thống DATA tập trung thông qua service BOSync</w:t>
      </w:r>
      <w:r w:rsidR="00952E0F" w:rsidRPr="001542F1">
        <w:rPr>
          <w:rFonts w:ascii="Times New Roman" w:eastAsia="Times New Roman" w:hAnsi="Times New Roman" w:cs="Times New Roman"/>
          <w:color w:val="333333"/>
          <w:sz w:val="24"/>
          <w:szCs w:val="24"/>
        </w:rPr>
        <w:t xml:space="preserve"> (</w:t>
      </w:r>
      <w:r w:rsidR="000D6148" w:rsidRPr="001542F1">
        <w:rPr>
          <w:rFonts w:ascii="Times New Roman" w:eastAsia="Times New Roman" w:hAnsi="Times New Roman" w:cs="Times New Roman"/>
          <w:color w:val="333333"/>
          <w:sz w:val="24"/>
          <w:szCs w:val="24"/>
        </w:rPr>
        <w:t xml:space="preserve"> tiến trình 1,2</w:t>
      </w:r>
      <w:r w:rsidR="00952E0F" w:rsidRPr="001542F1">
        <w:rPr>
          <w:rFonts w:ascii="Times New Roman" w:eastAsia="Times New Roman" w:hAnsi="Times New Roman" w:cs="Times New Roman"/>
          <w:color w:val="333333"/>
          <w:sz w:val="24"/>
          <w:szCs w:val="24"/>
        </w:rPr>
        <w:t>)</w:t>
      </w:r>
    </w:p>
    <w:p w:rsidR="00311F43" w:rsidRPr="001542F1" w:rsidRDefault="00311F43" w:rsidP="00E1105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ins w:id="32" w:author="Administrator" w:date="2021-07-06T13:24:00Z">
        <w:r>
          <w:rPr>
            <w:rFonts w:ascii="Times New Roman" w:eastAsia="Times New Roman" w:hAnsi="Times New Roman" w:cs="Times New Roman"/>
            <w:color w:val="333333"/>
            <w:sz w:val="24"/>
            <w:szCs w:val="24"/>
          </w:rPr>
          <w:t>Sau khi dữ liệu được tổng hợp xong sẽ cập nhật cờ tổng hợp dữ liệu thành công bằng Y trên DB DATA</w:t>
        </w:r>
      </w:ins>
      <w:ins w:id="33" w:author="Administrator" w:date="2021-07-06T13:25:00Z">
        <w:r>
          <w:rPr>
            <w:rFonts w:ascii="Times New Roman" w:eastAsia="Times New Roman" w:hAnsi="Times New Roman" w:cs="Times New Roman"/>
            <w:color w:val="333333"/>
            <w:sz w:val="24"/>
            <w:szCs w:val="24"/>
          </w:rPr>
          <w:t xml:space="preserve">. </w:t>
        </w:r>
      </w:ins>
      <w:ins w:id="34" w:author="Administrator" w:date="2021-07-06T13:27:00Z">
        <w:r>
          <w:rPr>
            <w:rFonts w:ascii="Times New Roman" w:eastAsia="Times New Roman" w:hAnsi="Times New Roman" w:cs="Times New Roman"/>
            <w:color w:val="333333"/>
            <w:sz w:val="24"/>
            <w:szCs w:val="24"/>
          </w:rPr>
          <w:t xml:space="preserve">Trên màn hình vận hành ORSAdmin, </w:t>
        </w:r>
      </w:ins>
      <w:ins w:id="35" w:author="Administrator" w:date="2021-07-06T13:25:00Z">
        <w:r>
          <w:rPr>
            <w:rFonts w:ascii="Times New Roman" w:eastAsia="Times New Roman" w:hAnsi="Times New Roman" w:cs="Times New Roman"/>
            <w:color w:val="333333"/>
            <w:sz w:val="24"/>
            <w:szCs w:val="24"/>
          </w:rPr>
          <w:t xml:space="preserve">IT vận hành sẽ dựa vào cờ này để </w:t>
        </w:r>
      </w:ins>
      <w:ins w:id="36" w:author="Administrator" w:date="2021-07-06T13:26:00Z">
        <w:r>
          <w:rPr>
            <w:rFonts w:ascii="Times New Roman" w:eastAsia="Times New Roman" w:hAnsi="Times New Roman" w:cs="Times New Roman"/>
            <w:color w:val="333333"/>
            <w:sz w:val="24"/>
            <w:szCs w:val="24"/>
          </w:rPr>
          <w:t xml:space="preserve">gọi </w:t>
        </w:r>
      </w:ins>
      <w:ins w:id="37" w:author="Administrator" w:date="2021-07-06T13:25:00Z">
        <w:r>
          <w:rPr>
            <w:rFonts w:ascii="Times New Roman" w:eastAsia="Times New Roman" w:hAnsi="Times New Roman" w:cs="Times New Roman"/>
            <w:color w:val="333333"/>
            <w:sz w:val="24"/>
            <w:szCs w:val="24"/>
          </w:rPr>
          <w:t xml:space="preserve">kích hoạt chức năng đồng bộ dữ liệu trên </w:t>
        </w:r>
      </w:ins>
      <w:ins w:id="38" w:author="Administrator" w:date="2021-07-06T13:27:00Z">
        <w:r>
          <w:rPr>
            <w:rFonts w:ascii="Times New Roman" w:eastAsia="Times New Roman" w:hAnsi="Times New Roman" w:cs="Times New Roman"/>
            <w:color w:val="333333"/>
            <w:sz w:val="24"/>
            <w:szCs w:val="24"/>
          </w:rPr>
          <w:t xml:space="preserve">ORSSync </w:t>
        </w:r>
      </w:ins>
    </w:p>
    <w:p w:rsidR="00963D06" w:rsidRPr="001542F1" w:rsidRDefault="00952E0F"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del w:id="39" w:author="Administrator" w:date="2021-07-06T13:27:00Z">
        <w:r w:rsidRPr="001542F1" w:rsidDel="00311F43">
          <w:rPr>
            <w:rFonts w:ascii="Times New Roman" w:eastAsia="Times New Roman" w:hAnsi="Times New Roman" w:cs="Times New Roman"/>
            <w:color w:val="333333"/>
            <w:sz w:val="24"/>
            <w:szCs w:val="24"/>
          </w:rPr>
          <w:delText xml:space="preserve">Đồng thời, BOsyn sẽ gửi 1 tín hiệu vào </w:delText>
        </w:r>
        <w:r w:rsidR="00652A7A" w:rsidRPr="001542F1" w:rsidDel="00311F43">
          <w:rPr>
            <w:rFonts w:ascii="Times New Roman" w:eastAsia="Times New Roman" w:hAnsi="Times New Roman" w:cs="Times New Roman"/>
            <w:color w:val="333333"/>
            <w:sz w:val="24"/>
            <w:szCs w:val="24"/>
          </w:rPr>
          <w:delText xml:space="preserve">Kafka </w:delText>
        </w:r>
        <w:r w:rsidRPr="001542F1" w:rsidDel="00311F43">
          <w:rPr>
            <w:rFonts w:ascii="Times New Roman" w:eastAsia="Times New Roman" w:hAnsi="Times New Roman" w:cs="Times New Roman"/>
            <w:color w:val="333333"/>
            <w:sz w:val="24"/>
            <w:szCs w:val="24"/>
          </w:rPr>
          <w:delText>để OMS biết có event cần tổng hợp dữ liệu</w:delText>
        </w:r>
        <w:r w:rsidR="0049183C" w:rsidRPr="001542F1" w:rsidDel="00311F43">
          <w:rPr>
            <w:rFonts w:ascii="Times New Roman" w:eastAsia="Times New Roman" w:hAnsi="Times New Roman" w:cs="Times New Roman"/>
            <w:color w:val="333333"/>
            <w:sz w:val="24"/>
            <w:szCs w:val="24"/>
          </w:rPr>
          <w:delText xml:space="preserve"> ( tiến trình 3)</w:delText>
        </w:r>
      </w:del>
      <w:ins w:id="40" w:author="Administrator" w:date="2021-07-06T13:27:00Z">
        <w:r w:rsidR="00311F43">
          <w:rPr>
            <w:rFonts w:ascii="Times New Roman" w:eastAsia="Times New Roman" w:hAnsi="Times New Roman" w:cs="Times New Roman"/>
            <w:color w:val="333333"/>
            <w:sz w:val="24"/>
            <w:szCs w:val="24"/>
          </w:rPr>
          <w:t>Chức năng đồng bộ dữ liệu đầu ngày trên ORSSync sẽ lấy dữ liệu từ DB DATA ( tiến trình 3) để call các API</w:t>
        </w:r>
      </w:ins>
      <w:ins w:id="41" w:author="Administrator" w:date="2021-07-06T13:28:00Z">
        <w:r w:rsidR="00311F43">
          <w:rPr>
            <w:rFonts w:ascii="Times New Roman" w:eastAsia="Times New Roman" w:hAnsi="Times New Roman" w:cs="Times New Roman"/>
            <w:color w:val="333333"/>
            <w:sz w:val="24"/>
            <w:szCs w:val="24"/>
          </w:rPr>
          <w:t xml:space="preserve"> trên ORSService ( tiến trình 4)</w:t>
        </w:r>
      </w:ins>
    </w:p>
    <w:p w:rsidR="00952E0F" w:rsidRPr="001542F1" w:rsidRDefault="00952E0F"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del w:id="42" w:author="Administrator" w:date="2021-07-06T13:28:00Z">
        <w:r w:rsidRPr="001542F1" w:rsidDel="00311F43">
          <w:rPr>
            <w:rFonts w:ascii="Times New Roman" w:eastAsia="Times New Roman" w:hAnsi="Times New Roman" w:cs="Times New Roman"/>
            <w:color w:val="333333"/>
            <w:sz w:val="24"/>
            <w:szCs w:val="24"/>
          </w:rPr>
          <w:delText xml:space="preserve">Hệ thống </w:delText>
        </w:r>
        <w:r w:rsidR="00652A7A" w:rsidRPr="001542F1" w:rsidDel="00311F43">
          <w:rPr>
            <w:rFonts w:ascii="Times New Roman" w:eastAsia="Times New Roman" w:hAnsi="Times New Roman" w:cs="Times New Roman"/>
            <w:color w:val="333333"/>
            <w:sz w:val="24"/>
            <w:szCs w:val="24"/>
          </w:rPr>
          <w:delText xml:space="preserve">ORSService </w:delText>
        </w:r>
        <w:r w:rsidRPr="001542F1" w:rsidDel="00311F43">
          <w:rPr>
            <w:rFonts w:ascii="Times New Roman" w:eastAsia="Times New Roman" w:hAnsi="Times New Roman" w:cs="Times New Roman"/>
            <w:color w:val="333333"/>
            <w:sz w:val="24"/>
            <w:szCs w:val="24"/>
          </w:rPr>
          <w:delText>sau khi biết có event cần tổng hợp sẽ lấy dữ liệu từ DATA để chuyển tới OMS</w:delText>
        </w:r>
        <w:r w:rsidR="0049183C" w:rsidRPr="001542F1" w:rsidDel="00311F43">
          <w:rPr>
            <w:rFonts w:ascii="Times New Roman" w:eastAsia="Times New Roman" w:hAnsi="Times New Roman" w:cs="Times New Roman"/>
            <w:color w:val="333333"/>
            <w:sz w:val="24"/>
            <w:szCs w:val="24"/>
          </w:rPr>
          <w:delText xml:space="preserve"> ( 7,5,6) </w:delText>
        </w:r>
      </w:del>
      <w:ins w:id="43" w:author="Administrator" w:date="2021-07-06T13:28:00Z">
        <w:r w:rsidR="00311F43">
          <w:rPr>
            <w:rFonts w:ascii="Times New Roman" w:eastAsia="Times New Roman" w:hAnsi="Times New Roman" w:cs="Times New Roman"/>
            <w:color w:val="333333"/>
            <w:sz w:val="24"/>
            <w:szCs w:val="24"/>
          </w:rPr>
          <w:t>ORSService call các thủ tục trên DB OMS để ghi dữ liệu vào OMS ( tiến trình 5)</w:t>
        </w:r>
      </w:ins>
    </w:p>
    <w:p w:rsidR="00636933" w:rsidRPr="00866B4E" w:rsidRDefault="00652A7A">
      <w:pPr>
        <w:pStyle w:val="ListParagraph"/>
        <w:numPr>
          <w:ilvl w:val="0"/>
          <w:numId w:val="45"/>
        </w:numPr>
        <w:ind w:left="567" w:hanging="141"/>
        <w:rPr>
          <w:rFonts w:ascii="Times New Roman" w:hAnsi="Times New Roman" w:cs="Times New Roman"/>
          <w:b/>
          <w:sz w:val="24"/>
          <w:szCs w:val="24"/>
          <w:rPrChange w:id="44" w:author="Administrator" w:date="2021-07-06T14:06:00Z">
            <w:rPr/>
          </w:rPrChange>
        </w:rPr>
        <w:pPrChange w:id="45" w:author="Administrator" w:date="2021-07-06T14:06:00Z">
          <w:pPr>
            <w:ind w:left="720"/>
          </w:pPr>
        </w:pPrChange>
      </w:pPr>
      <w:r w:rsidRPr="00866B4E">
        <w:rPr>
          <w:rFonts w:ascii="Times New Roman" w:hAnsi="Times New Roman" w:cs="Times New Roman"/>
          <w:b/>
          <w:sz w:val="24"/>
          <w:szCs w:val="24"/>
          <w:rPrChange w:id="46" w:author="Administrator" w:date="2021-07-06T14:06:00Z">
            <w:rPr/>
          </w:rPrChange>
        </w:rPr>
        <w:t>Dữ liệu đầu ngày</w:t>
      </w:r>
      <w:ins w:id="47" w:author="Administrator" w:date="2021-07-06T13:38:00Z">
        <w:r w:rsidR="002B2867" w:rsidRPr="00866B4E">
          <w:rPr>
            <w:rFonts w:ascii="Times New Roman" w:hAnsi="Times New Roman" w:cs="Times New Roman"/>
            <w:b/>
            <w:sz w:val="24"/>
            <w:szCs w:val="24"/>
            <w:rPrChange w:id="48" w:author="Administrator" w:date="2021-07-06T14:06:00Z">
              <w:rPr/>
            </w:rPrChange>
          </w:rPr>
          <w:t xml:space="preserve"> từ BO@</w:t>
        </w:r>
      </w:ins>
      <w:r w:rsidRPr="00866B4E">
        <w:rPr>
          <w:rFonts w:ascii="Times New Roman" w:hAnsi="Times New Roman" w:cs="Times New Roman"/>
          <w:b/>
          <w:sz w:val="24"/>
          <w:szCs w:val="24"/>
          <w:rPrChange w:id="49" w:author="Administrator" w:date="2021-07-06T14:06:00Z">
            <w:rPr/>
          </w:rPrChange>
        </w:rPr>
        <w:t xml:space="preserve"> tổng hợp </w:t>
      </w:r>
      <w:del w:id="50" w:author="Administrator" w:date="2021-07-06T13:59:00Z">
        <w:r w:rsidRPr="00866B4E" w:rsidDel="00636933">
          <w:rPr>
            <w:rFonts w:ascii="Times New Roman" w:hAnsi="Times New Roman" w:cs="Times New Roman"/>
            <w:b/>
            <w:sz w:val="24"/>
            <w:szCs w:val="24"/>
            <w:rPrChange w:id="51" w:author="Administrator" w:date="2021-07-06T14:06:00Z">
              <w:rPr/>
            </w:rPrChange>
          </w:rPr>
          <w:delText xml:space="preserve">vào </w:delText>
        </w:r>
      </w:del>
      <w:ins w:id="52" w:author="Administrator" w:date="2021-07-06T13:59:00Z">
        <w:r w:rsidR="00636933" w:rsidRPr="00866B4E">
          <w:rPr>
            <w:rFonts w:ascii="Times New Roman" w:hAnsi="Times New Roman" w:cs="Times New Roman"/>
            <w:b/>
            <w:sz w:val="24"/>
            <w:szCs w:val="24"/>
            <w:rPrChange w:id="53" w:author="Administrator" w:date="2021-07-06T14:06:00Z">
              <w:rPr/>
            </w:rPrChange>
          </w:rPr>
          <w:t xml:space="preserve">cho  </w:t>
        </w:r>
      </w:ins>
      <w:r w:rsidRPr="00866B4E">
        <w:rPr>
          <w:rFonts w:ascii="Times New Roman" w:hAnsi="Times New Roman" w:cs="Times New Roman"/>
          <w:b/>
          <w:sz w:val="24"/>
          <w:szCs w:val="24"/>
          <w:rPrChange w:id="54" w:author="Administrator" w:date="2021-07-06T14:06:00Z">
            <w:rPr/>
          </w:rPrChange>
        </w:rPr>
        <w:t>MO</w:t>
      </w:r>
      <w:ins w:id="55" w:author="Administrator" w:date="2021-07-06T14:02:00Z">
        <w:r w:rsidR="00636933" w:rsidRPr="00866B4E">
          <w:rPr>
            <w:rFonts w:ascii="Times New Roman" w:hAnsi="Times New Roman" w:cs="Times New Roman"/>
            <w:b/>
            <w:sz w:val="24"/>
            <w:szCs w:val="24"/>
            <w:rPrChange w:id="56" w:author="Administrator" w:date="2021-07-06T14:06:00Z">
              <w:rPr/>
            </w:rPrChange>
          </w:rPr>
          <w:t>/</w:t>
        </w:r>
      </w:ins>
      <w:ins w:id="57" w:author="Administrator" w:date="2021-07-06T14:03:00Z">
        <w:r w:rsidR="00636933" w:rsidRPr="00866B4E">
          <w:rPr>
            <w:rFonts w:ascii="Times New Roman" w:hAnsi="Times New Roman" w:cs="Times New Roman"/>
            <w:b/>
            <w:sz w:val="24"/>
            <w:szCs w:val="24"/>
            <w:rPrChange w:id="58" w:author="Administrator" w:date="2021-07-06T14:06:00Z">
              <w:rPr/>
            </w:rPrChange>
          </w:rPr>
          <w:t>ORS cũ/ subBack</w:t>
        </w:r>
      </w:ins>
      <w:del w:id="59" w:author="Administrator" w:date="2021-07-06T14:02:00Z">
        <w:r w:rsidRPr="00866B4E" w:rsidDel="00636933">
          <w:rPr>
            <w:rFonts w:ascii="Times New Roman" w:hAnsi="Times New Roman" w:cs="Times New Roman"/>
            <w:b/>
            <w:sz w:val="24"/>
            <w:szCs w:val="24"/>
            <w:rPrChange w:id="60" w:author="Administrator" w:date="2021-07-06T14:06:00Z">
              <w:rPr/>
            </w:rPrChange>
          </w:rPr>
          <w:delText xml:space="preserve">/AM </w:delText>
        </w:r>
      </w:del>
      <w:del w:id="61" w:author="Administrator" w:date="2021-07-06T13:59:00Z">
        <w:r w:rsidRPr="00866B4E" w:rsidDel="00636933">
          <w:rPr>
            <w:rFonts w:ascii="Times New Roman" w:hAnsi="Times New Roman" w:cs="Times New Roman"/>
            <w:b/>
            <w:sz w:val="24"/>
            <w:szCs w:val="24"/>
            <w:rPrChange w:id="62" w:author="Administrator" w:date="2021-07-06T14:06:00Z">
              <w:rPr/>
            </w:rPrChange>
          </w:rPr>
          <w:delText>và các hệ thống subBack</w:delText>
        </w:r>
      </w:del>
    </w:p>
    <w:p w:rsidR="00652A7A" w:rsidRPr="001542F1" w:rsidRDefault="00652A7A" w:rsidP="00652A7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sidRPr="001542F1">
        <w:rPr>
          <w:rFonts w:ascii="Times New Roman" w:eastAsia="Times New Roman" w:hAnsi="Times New Roman" w:cs="Times New Roman"/>
          <w:color w:val="333333"/>
          <w:sz w:val="24"/>
          <w:szCs w:val="24"/>
        </w:rPr>
        <w:t xml:space="preserve">Sau khi chạy Batch, </w:t>
      </w:r>
      <w:del w:id="63" w:author="Administrator" w:date="2021-07-06T13:59:00Z">
        <w:r w:rsidRPr="001542F1" w:rsidDel="00636933">
          <w:rPr>
            <w:rFonts w:ascii="Times New Roman" w:eastAsia="Times New Roman" w:hAnsi="Times New Roman" w:cs="Times New Roman"/>
            <w:color w:val="333333"/>
            <w:sz w:val="24"/>
            <w:szCs w:val="24"/>
          </w:rPr>
          <w:delText>MO/AM và các hệ thống subBack khác tổng hợp dữ liệu đầu ngày cho OMS vào hệ thống DATA tập trung thông qua service BOSync ( tiến trình 1,2)</w:delText>
        </w:r>
      </w:del>
      <w:ins w:id="64" w:author="Administrator" w:date="2021-07-06T13:59:00Z">
        <w:r w:rsidR="00636933">
          <w:rPr>
            <w:rFonts w:ascii="Times New Roman" w:eastAsia="Times New Roman" w:hAnsi="Times New Roman" w:cs="Times New Roman"/>
            <w:color w:val="333333"/>
            <w:sz w:val="24"/>
            <w:szCs w:val="24"/>
          </w:rPr>
          <w:t>BO@</w:t>
        </w:r>
      </w:ins>
      <w:ins w:id="65" w:author="Administrator" w:date="2021-07-06T14:00:00Z">
        <w:r w:rsidR="00636933">
          <w:rPr>
            <w:rFonts w:ascii="Times New Roman" w:eastAsia="Times New Roman" w:hAnsi="Times New Roman" w:cs="Times New Roman"/>
            <w:color w:val="333333"/>
            <w:sz w:val="24"/>
            <w:szCs w:val="24"/>
          </w:rPr>
          <w:t xml:space="preserve"> thông qua BOSync</w:t>
        </w:r>
      </w:ins>
      <w:ins w:id="66" w:author="Administrator" w:date="2021-07-06T13:59:00Z">
        <w:r w:rsidR="00636933">
          <w:rPr>
            <w:rFonts w:ascii="Times New Roman" w:eastAsia="Times New Roman" w:hAnsi="Times New Roman" w:cs="Times New Roman"/>
            <w:color w:val="333333"/>
            <w:sz w:val="24"/>
            <w:szCs w:val="24"/>
          </w:rPr>
          <w:t xml:space="preserve"> đẩy dữ liệu vào Kafka cho hệ thống MO ( và các hệ thông subBack khác)</w:t>
        </w:r>
      </w:ins>
      <w:ins w:id="67" w:author="Administrator" w:date="2021-07-06T14:00:00Z">
        <w:r w:rsidR="00636933">
          <w:rPr>
            <w:rFonts w:ascii="Times New Roman" w:eastAsia="Times New Roman" w:hAnsi="Times New Roman" w:cs="Times New Roman"/>
            <w:color w:val="333333"/>
            <w:sz w:val="24"/>
            <w:szCs w:val="24"/>
          </w:rPr>
          <w:t xml:space="preserve"> ( tiến trình 6)</w:t>
        </w:r>
      </w:ins>
    </w:p>
    <w:p w:rsidR="00652A7A" w:rsidRPr="001542F1" w:rsidRDefault="00652A7A"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del w:id="68" w:author="Administrator" w:date="2021-07-06T14:00:00Z">
        <w:r w:rsidRPr="001542F1" w:rsidDel="00636933">
          <w:rPr>
            <w:rFonts w:ascii="Times New Roman" w:eastAsia="Times New Roman" w:hAnsi="Times New Roman" w:cs="Times New Roman"/>
            <w:color w:val="333333"/>
            <w:sz w:val="24"/>
            <w:szCs w:val="24"/>
          </w:rPr>
          <w:delText xml:space="preserve">Đồng thời, BOsyn sẽ gửi 1 tín hiệu vào Kafka để </w:delText>
        </w:r>
        <w:r w:rsidR="001148AB" w:rsidRPr="001542F1" w:rsidDel="00636933">
          <w:rPr>
            <w:rFonts w:ascii="Times New Roman" w:eastAsia="Times New Roman" w:hAnsi="Times New Roman" w:cs="Times New Roman"/>
            <w:color w:val="333333"/>
            <w:sz w:val="24"/>
            <w:szCs w:val="24"/>
          </w:rPr>
          <w:delText xml:space="preserve">thông báo việc bắt đầu tổng hợp dữ liệu lên kafka cũng như </w:delText>
        </w:r>
        <w:r w:rsidR="001148AB" w:rsidRPr="00321541" w:rsidDel="00636933">
          <w:rPr>
            <w:rFonts w:ascii="Times New Roman" w:eastAsia="Times New Roman" w:hAnsi="Times New Roman" w:cs="Times New Roman"/>
            <w:b/>
            <w:color w:val="333333"/>
            <w:sz w:val="24"/>
            <w:szCs w:val="24"/>
          </w:rPr>
          <w:delText>startOffset</w:delText>
        </w:r>
        <w:r w:rsidR="001148AB" w:rsidRPr="001542F1" w:rsidDel="00636933">
          <w:rPr>
            <w:rFonts w:ascii="Times New Roman" w:eastAsia="Times New Roman" w:hAnsi="Times New Roman" w:cs="Times New Roman"/>
            <w:color w:val="333333"/>
            <w:sz w:val="24"/>
            <w:szCs w:val="24"/>
          </w:rPr>
          <w:delText xml:space="preserve"> của việc đồng bộ</w:delText>
        </w:r>
      </w:del>
      <w:ins w:id="69" w:author="Administrator" w:date="2021-07-06T14:00:00Z">
        <w:r w:rsidR="00636933">
          <w:rPr>
            <w:rFonts w:ascii="Times New Roman" w:eastAsia="Times New Roman" w:hAnsi="Times New Roman" w:cs="Times New Roman"/>
            <w:color w:val="333333"/>
            <w:sz w:val="24"/>
            <w:szCs w:val="24"/>
          </w:rPr>
          <w:t>Sau khi quá trình đồng bộ kết thúc,</w:t>
        </w:r>
      </w:ins>
      <w:ins w:id="70" w:author="Administrator" w:date="2021-07-06T14:01:00Z">
        <w:r w:rsidR="00636933">
          <w:rPr>
            <w:rFonts w:ascii="Times New Roman" w:eastAsia="Times New Roman" w:hAnsi="Times New Roman" w:cs="Times New Roman"/>
            <w:color w:val="333333"/>
            <w:sz w:val="24"/>
            <w:szCs w:val="24"/>
          </w:rPr>
          <w:t xml:space="preserve"> BOSync sẽ gửi 1 message vào Kafka để báo tiến trình tổng hợp dữ liệu đã hoàn tất </w:t>
        </w:r>
      </w:ins>
    </w:p>
    <w:p w:rsidR="004B208B" w:rsidRPr="001542F1" w:rsidRDefault="004B208B"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del w:id="71" w:author="Administrator" w:date="2021-07-06T14:01:00Z">
        <w:r w:rsidRPr="001542F1" w:rsidDel="00636933">
          <w:rPr>
            <w:rFonts w:ascii="Times New Roman" w:eastAsia="Times New Roman" w:hAnsi="Times New Roman" w:cs="Times New Roman"/>
            <w:color w:val="333333"/>
            <w:sz w:val="24"/>
            <w:szCs w:val="24"/>
          </w:rPr>
          <w:delText>BOSyn đẩy dữ liệu vào kafka</w:delText>
        </w:r>
      </w:del>
      <w:ins w:id="72" w:author="Administrator" w:date="2021-07-06T14:01:00Z">
        <w:r w:rsidR="00636933">
          <w:rPr>
            <w:rFonts w:ascii="Times New Roman" w:eastAsia="Times New Roman" w:hAnsi="Times New Roman" w:cs="Times New Roman"/>
            <w:color w:val="333333"/>
            <w:sz w:val="24"/>
            <w:szCs w:val="24"/>
          </w:rPr>
          <w:t>Hệ thống MO/ORS cũ và các subBack khác</w:t>
        </w:r>
      </w:ins>
      <w:ins w:id="73" w:author="Administrator" w:date="2021-07-06T14:02:00Z">
        <w:r w:rsidR="00636933">
          <w:rPr>
            <w:rFonts w:ascii="Times New Roman" w:eastAsia="Times New Roman" w:hAnsi="Times New Roman" w:cs="Times New Roman"/>
            <w:color w:val="333333"/>
            <w:sz w:val="24"/>
            <w:szCs w:val="24"/>
          </w:rPr>
          <w:t xml:space="preserve"> sẽ đọc dữ liệu từ Kafka để đồng bộ dữ liệu đầu ngày</w:t>
        </w:r>
      </w:ins>
    </w:p>
    <w:p w:rsidR="004B208B" w:rsidRPr="00311F43" w:rsidDel="00515309" w:rsidRDefault="004B208B">
      <w:pPr>
        <w:shd w:val="clear" w:color="auto" w:fill="FFFFFF"/>
        <w:spacing w:before="100" w:beforeAutospacing="1" w:after="100" w:afterAutospacing="1" w:line="240" w:lineRule="auto"/>
        <w:ind w:left="720"/>
        <w:rPr>
          <w:del w:id="74" w:author="Administrator" w:date="2021-07-06T13:34:00Z"/>
          <w:rFonts w:ascii="Times New Roman" w:eastAsia="Times New Roman" w:hAnsi="Times New Roman" w:cs="Times New Roman"/>
          <w:color w:val="333333"/>
          <w:sz w:val="24"/>
          <w:szCs w:val="24"/>
          <w:highlight w:val="yellow"/>
          <w:rPrChange w:id="75" w:author="Administrator" w:date="2021-07-06T13:32:00Z">
            <w:rPr>
              <w:del w:id="76" w:author="Administrator" w:date="2021-07-06T13:34:00Z"/>
              <w:rFonts w:ascii="Times New Roman" w:eastAsia="Times New Roman" w:hAnsi="Times New Roman" w:cs="Times New Roman"/>
              <w:color w:val="333333"/>
              <w:sz w:val="24"/>
              <w:szCs w:val="24"/>
            </w:rPr>
          </w:rPrChange>
        </w:rPr>
        <w:pPrChange w:id="77" w:author="Administrator" w:date="2021-07-06T13:34:00Z">
          <w:pPr>
            <w:numPr>
              <w:numId w:val="5"/>
            </w:numPr>
            <w:shd w:val="clear" w:color="auto" w:fill="FFFFFF"/>
            <w:spacing w:before="100" w:beforeAutospacing="1" w:after="100" w:afterAutospacing="1" w:line="240" w:lineRule="auto"/>
            <w:ind w:left="1080" w:hanging="360"/>
          </w:pPr>
        </w:pPrChange>
      </w:pPr>
      <w:del w:id="78" w:author="Administrator" w:date="2021-07-06T13:32:00Z">
        <w:r w:rsidRPr="00515309" w:rsidDel="00311F43">
          <w:rPr>
            <w:rFonts w:ascii="Times New Roman" w:eastAsia="Times New Roman" w:hAnsi="Times New Roman" w:cs="Times New Roman"/>
            <w:color w:val="333333"/>
            <w:sz w:val="24"/>
            <w:szCs w:val="24"/>
            <w:highlight w:val="yellow"/>
            <w:rPrChange w:id="79" w:author="Administrator" w:date="2021-07-06T13:34:00Z">
              <w:rPr>
                <w:rFonts w:ascii="Times New Roman" w:eastAsia="Times New Roman" w:hAnsi="Times New Roman" w:cs="Times New Roman"/>
                <w:color w:val="333333"/>
                <w:sz w:val="24"/>
                <w:szCs w:val="24"/>
              </w:rPr>
            </w:rPrChange>
          </w:rPr>
          <w:delText xml:space="preserve">Các subBack và MO/AM </w:delText>
        </w:r>
      </w:del>
      <w:del w:id="80" w:author="Administrator" w:date="2021-07-06T14:02:00Z">
        <w:r w:rsidRPr="00515309" w:rsidDel="00636933">
          <w:rPr>
            <w:rFonts w:ascii="Times New Roman" w:eastAsia="Times New Roman" w:hAnsi="Times New Roman" w:cs="Times New Roman"/>
            <w:color w:val="333333"/>
            <w:sz w:val="24"/>
            <w:szCs w:val="24"/>
            <w:highlight w:val="yellow"/>
            <w:rPrChange w:id="81" w:author="Administrator" w:date="2021-07-06T13:34:00Z">
              <w:rPr>
                <w:rFonts w:ascii="Times New Roman" w:eastAsia="Times New Roman" w:hAnsi="Times New Roman" w:cs="Times New Roman"/>
                <w:color w:val="333333"/>
                <w:sz w:val="24"/>
                <w:szCs w:val="24"/>
              </w:rPr>
            </w:rPrChange>
          </w:rPr>
          <w:delText xml:space="preserve">lấy dữ liệu từ kafka để đồng bộ dữ liệu </w:delText>
        </w:r>
      </w:del>
      <w:del w:id="82" w:author="Administrator" w:date="2021-07-06T13:34:00Z">
        <w:r w:rsidRPr="00311F43" w:rsidDel="00515309">
          <w:rPr>
            <w:rFonts w:ascii="Times New Roman" w:eastAsia="Times New Roman" w:hAnsi="Times New Roman" w:cs="Times New Roman"/>
            <w:color w:val="333333"/>
            <w:sz w:val="24"/>
            <w:szCs w:val="24"/>
            <w:highlight w:val="yellow"/>
            <w:rPrChange w:id="83" w:author="Administrator" w:date="2021-07-06T13:32:00Z">
              <w:rPr>
                <w:rFonts w:ascii="Times New Roman" w:eastAsia="Times New Roman" w:hAnsi="Times New Roman" w:cs="Times New Roman"/>
                <w:color w:val="333333"/>
                <w:sz w:val="24"/>
                <w:szCs w:val="24"/>
              </w:rPr>
            </w:rPrChange>
          </w:rPr>
          <w:delText>vào hệ thống</w:delText>
        </w:r>
      </w:del>
    </w:p>
    <w:p w:rsidR="00652A7A" w:rsidRPr="00515309" w:rsidDel="00866B4E" w:rsidRDefault="00652A7A">
      <w:pPr>
        <w:shd w:val="clear" w:color="auto" w:fill="FFFFFF"/>
        <w:spacing w:before="100" w:beforeAutospacing="1" w:after="100" w:afterAutospacing="1" w:line="240" w:lineRule="auto"/>
        <w:ind w:left="720"/>
        <w:rPr>
          <w:del w:id="84" w:author="Administrator" w:date="2021-07-06T14:05:00Z"/>
          <w:rFonts w:ascii="Times New Roman" w:eastAsia="Times New Roman" w:hAnsi="Times New Roman" w:cs="Times New Roman"/>
          <w:color w:val="333333"/>
          <w:sz w:val="24"/>
          <w:szCs w:val="24"/>
        </w:rPr>
        <w:pPrChange w:id="85" w:author="Administrator" w:date="2021-07-06T13:34:00Z">
          <w:pPr>
            <w:shd w:val="clear" w:color="auto" w:fill="FFFFFF"/>
            <w:spacing w:before="100" w:beforeAutospacing="1" w:after="100" w:afterAutospacing="1" w:line="240" w:lineRule="auto"/>
            <w:ind w:left="1080"/>
          </w:pPr>
        </w:pPrChange>
      </w:pPr>
    </w:p>
    <w:p w:rsidR="00117AFA" w:rsidRPr="001542F1" w:rsidRDefault="00117AFA" w:rsidP="00117AFA">
      <w:pPr>
        <w:pStyle w:val="ListParagraph"/>
        <w:numPr>
          <w:ilvl w:val="0"/>
          <w:numId w:val="21"/>
        </w:numPr>
        <w:ind w:left="720" w:hanging="270"/>
        <w:rPr>
          <w:rFonts w:ascii="Times New Roman" w:hAnsi="Times New Roman" w:cs="Times New Roman"/>
          <w:b/>
          <w:sz w:val="24"/>
          <w:szCs w:val="24"/>
        </w:rPr>
      </w:pPr>
      <w:r w:rsidRPr="001542F1">
        <w:rPr>
          <w:rFonts w:ascii="Times New Roman" w:hAnsi="Times New Roman" w:cs="Times New Roman"/>
          <w:b/>
          <w:sz w:val="24"/>
          <w:szCs w:val="24"/>
        </w:rPr>
        <w:t>Dữ liệu trong ngày</w:t>
      </w:r>
      <w:ins w:id="86" w:author="Administrator" w:date="2021-07-06T14:07:00Z">
        <w:r w:rsidR="00866B4E">
          <w:rPr>
            <w:rFonts w:ascii="Times New Roman" w:hAnsi="Times New Roman" w:cs="Times New Roman"/>
            <w:b/>
            <w:sz w:val="24"/>
            <w:szCs w:val="24"/>
          </w:rPr>
          <w:t xml:space="preserve"> từ BO@ tới OMS</w:t>
        </w:r>
      </w:ins>
    </w:p>
    <w:p w:rsidR="00117AFA" w:rsidRPr="001542F1" w:rsidRDefault="00117AFA"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t xml:space="preserve">Trong ngày , </w:t>
      </w:r>
      <w:del w:id="87" w:author="Administrator" w:date="2021-07-06T13:29:00Z">
        <w:r w:rsidRPr="001542F1" w:rsidDel="00311F43">
          <w:rPr>
            <w:rFonts w:ascii="Times New Roman" w:hAnsi="Times New Roman" w:cs="Times New Roman"/>
            <w:sz w:val="24"/>
            <w:szCs w:val="24"/>
          </w:rPr>
          <w:delText>các hệ thống subBack/MO/AM</w:delText>
        </w:r>
      </w:del>
      <w:ins w:id="88" w:author="Administrator" w:date="2021-07-06T13:29:00Z">
        <w:r w:rsidR="00311F43">
          <w:rPr>
            <w:rFonts w:ascii="Times New Roman" w:hAnsi="Times New Roman" w:cs="Times New Roman"/>
            <w:sz w:val="24"/>
            <w:szCs w:val="24"/>
          </w:rPr>
          <w:t>hệ thống BO@</w:t>
        </w:r>
      </w:ins>
      <w:r w:rsidRPr="001542F1">
        <w:rPr>
          <w:rFonts w:ascii="Times New Roman" w:hAnsi="Times New Roman" w:cs="Times New Roman"/>
          <w:sz w:val="24"/>
          <w:szCs w:val="24"/>
        </w:rPr>
        <w:t xml:space="preserve"> khi có nhu cầu đồng bộ thông tin lên OMS sẽ thông qua hệ thống BOSync để tổng hợp dữ liệu vào </w:t>
      </w:r>
      <w:r w:rsidR="004B208B" w:rsidRPr="001542F1">
        <w:rPr>
          <w:rFonts w:ascii="Times New Roman" w:hAnsi="Times New Roman" w:cs="Times New Roman"/>
          <w:sz w:val="24"/>
          <w:szCs w:val="24"/>
        </w:rPr>
        <w:t xml:space="preserve">Kafka </w:t>
      </w:r>
      <w:r w:rsidR="00D637EE" w:rsidRPr="001542F1">
        <w:rPr>
          <w:rFonts w:ascii="Times New Roman" w:hAnsi="Times New Roman" w:cs="Times New Roman"/>
          <w:sz w:val="24"/>
          <w:szCs w:val="24"/>
        </w:rPr>
        <w:t xml:space="preserve">( tiến trình 1, </w:t>
      </w:r>
      <w:del w:id="89" w:author="Administrator" w:date="2021-07-06T13:29:00Z">
        <w:r w:rsidR="00D637EE" w:rsidRPr="001542F1" w:rsidDel="00311F43">
          <w:rPr>
            <w:rFonts w:ascii="Times New Roman" w:hAnsi="Times New Roman" w:cs="Times New Roman"/>
            <w:sz w:val="24"/>
            <w:szCs w:val="24"/>
          </w:rPr>
          <w:delText>3</w:delText>
        </w:r>
      </w:del>
      <w:ins w:id="90" w:author="Administrator" w:date="2021-07-06T13:29:00Z">
        <w:r w:rsidR="00311F43">
          <w:rPr>
            <w:rFonts w:ascii="Times New Roman" w:hAnsi="Times New Roman" w:cs="Times New Roman"/>
            <w:sz w:val="24"/>
            <w:szCs w:val="24"/>
          </w:rPr>
          <w:t>6</w:t>
        </w:r>
      </w:ins>
      <w:r w:rsidR="00D637EE" w:rsidRPr="001542F1">
        <w:rPr>
          <w:rFonts w:ascii="Times New Roman" w:hAnsi="Times New Roman" w:cs="Times New Roman"/>
          <w:sz w:val="24"/>
          <w:szCs w:val="24"/>
        </w:rPr>
        <w:t>)</w:t>
      </w:r>
    </w:p>
    <w:p w:rsidR="00D637EE" w:rsidRDefault="00D637EE" w:rsidP="00117AFA">
      <w:pPr>
        <w:pStyle w:val="ListParagraph"/>
        <w:numPr>
          <w:ilvl w:val="1"/>
          <w:numId w:val="22"/>
        </w:numPr>
        <w:ind w:left="1080"/>
        <w:rPr>
          <w:ins w:id="91" w:author="Administrator" w:date="2021-07-06T13:30:00Z"/>
          <w:rFonts w:ascii="Times New Roman" w:hAnsi="Times New Roman" w:cs="Times New Roman"/>
          <w:sz w:val="24"/>
          <w:szCs w:val="24"/>
        </w:rPr>
      </w:pPr>
      <w:r w:rsidRPr="001542F1">
        <w:rPr>
          <w:rFonts w:ascii="Times New Roman" w:hAnsi="Times New Roman" w:cs="Times New Roman"/>
          <w:sz w:val="24"/>
          <w:szCs w:val="24"/>
        </w:rPr>
        <w:t>Hệ thống</w:t>
      </w:r>
      <w:ins w:id="92" w:author="Administrator" w:date="2021-07-06T13:29:00Z">
        <w:r w:rsidR="00311F43">
          <w:rPr>
            <w:rFonts w:ascii="Times New Roman" w:hAnsi="Times New Roman" w:cs="Times New Roman"/>
            <w:sz w:val="24"/>
            <w:szCs w:val="24"/>
          </w:rPr>
          <w:t xml:space="preserve"> ORSSync đọc dữ liệu từ Kafka và call các </w:t>
        </w:r>
      </w:ins>
      <w:ins w:id="93" w:author="Administrator" w:date="2021-07-06T13:30:00Z">
        <w:r w:rsidR="00311F43">
          <w:rPr>
            <w:rFonts w:ascii="Times New Roman" w:hAnsi="Times New Roman" w:cs="Times New Roman"/>
            <w:sz w:val="24"/>
            <w:szCs w:val="24"/>
          </w:rPr>
          <w:t xml:space="preserve">AP I của  </w:t>
        </w:r>
      </w:ins>
      <w:r w:rsidRPr="001542F1">
        <w:rPr>
          <w:rFonts w:ascii="Times New Roman" w:hAnsi="Times New Roman" w:cs="Times New Roman"/>
          <w:sz w:val="24"/>
          <w:szCs w:val="24"/>
        </w:rPr>
        <w:t xml:space="preserve"> </w:t>
      </w:r>
      <w:r w:rsidR="002E0BA3" w:rsidRPr="001542F1">
        <w:rPr>
          <w:rFonts w:ascii="Times New Roman" w:hAnsi="Times New Roman" w:cs="Times New Roman"/>
          <w:sz w:val="24"/>
          <w:szCs w:val="24"/>
        </w:rPr>
        <w:t xml:space="preserve">ORSService  </w:t>
      </w:r>
      <w:del w:id="94" w:author="Administrator" w:date="2021-07-06T13:30:00Z">
        <w:r w:rsidRPr="001542F1" w:rsidDel="00311F43">
          <w:rPr>
            <w:rFonts w:ascii="Times New Roman" w:hAnsi="Times New Roman" w:cs="Times New Roman"/>
            <w:sz w:val="24"/>
            <w:szCs w:val="24"/>
          </w:rPr>
          <w:delText xml:space="preserve">đọc dữ liệu từ </w:delText>
        </w:r>
        <w:r w:rsidR="002E0BA3" w:rsidRPr="001542F1" w:rsidDel="00311F43">
          <w:rPr>
            <w:rFonts w:ascii="Times New Roman" w:hAnsi="Times New Roman" w:cs="Times New Roman"/>
            <w:sz w:val="24"/>
            <w:szCs w:val="24"/>
          </w:rPr>
          <w:delText xml:space="preserve">Kafka </w:delText>
        </w:r>
        <w:r w:rsidRPr="001542F1" w:rsidDel="00311F43">
          <w:rPr>
            <w:rFonts w:ascii="Times New Roman" w:hAnsi="Times New Roman" w:cs="Times New Roman"/>
            <w:sz w:val="24"/>
            <w:szCs w:val="24"/>
          </w:rPr>
          <w:delText>và đẩy lên hệ thống OMS ( tiến trình 4,5,6)</w:delText>
        </w:r>
      </w:del>
      <w:ins w:id="95" w:author="Administrator" w:date="2021-07-06T13:30:00Z">
        <w:r w:rsidR="00311F43">
          <w:rPr>
            <w:rFonts w:ascii="Times New Roman" w:hAnsi="Times New Roman" w:cs="Times New Roman"/>
            <w:sz w:val="24"/>
            <w:szCs w:val="24"/>
          </w:rPr>
          <w:t>( Tiến trình (7,8)</w:t>
        </w:r>
      </w:ins>
    </w:p>
    <w:p w:rsidR="00311F43" w:rsidRPr="001542F1" w:rsidRDefault="00311F43" w:rsidP="00117AFA">
      <w:pPr>
        <w:pStyle w:val="ListParagraph"/>
        <w:numPr>
          <w:ilvl w:val="1"/>
          <w:numId w:val="22"/>
        </w:numPr>
        <w:ind w:left="1080"/>
        <w:rPr>
          <w:rFonts w:ascii="Times New Roman" w:hAnsi="Times New Roman" w:cs="Times New Roman"/>
          <w:sz w:val="24"/>
          <w:szCs w:val="24"/>
        </w:rPr>
      </w:pPr>
      <w:ins w:id="96" w:author="Administrator" w:date="2021-07-06T13:30:00Z">
        <w:r>
          <w:rPr>
            <w:rFonts w:ascii="Times New Roman" w:hAnsi="Times New Roman" w:cs="Times New Roman"/>
            <w:sz w:val="24"/>
            <w:szCs w:val="24"/>
          </w:rPr>
          <w:t>ORSService call các thủ tục trong OMS</w:t>
        </w:r>
      </w:ins>
      <w:ins w:id="97" w:author="Administrator" w:date="2021-07-06T13:31:00Z">
        <w:r>
          <w:rPr>
            <w:rFonts w:ascii="Times New Roman" w:hAnsi="Times New Roman" w:cs="Times New Roman"/>
            <w:sz w:val="24"/>
            <w:szCs w:val="24"/>
          </w:rPr>
          <w:t xml:space="preserve"> để ghi dữ liệu vào DB OMS (tiến trình 9)</w:t>
        </w:r>
      </w:ins>
    </w:p>
    <w:p w:rsidR="002E0BA3" w:rsidRPr="00866B4E" w:rsidDel="00866B4E" w:rsidRDefault="002E0BA3" w:rsidP="00117AFA">
      <w:pPr>
        <w:pStyle w:val="ListParagraph"/>
        <w:numPr>
          <w:ilvl w:val="1"/>
          <w:numId w:val="22"/>
        </w:numPr>
        <w:ind w:left="1080"/>
        <w:rPr>
          <w:del w:id="98" w:author="Administrator" w:date="2021-07-06T14:07:00Z"/>
          <w:rFonts w:ascii="Times New Roman" w:hAnsi="Times New Roman" w:cs="Times New Roman"/>
          <w:sz w:val="24"/>
          <w:szCs w:val="24"/>
          <w:highlight w:val="yellow"/>
          <w:rPrChange w:id="99" w:author="Administrator" w:date="2021-07-06T14:05:00Z">
            <w:rPr>
              <w:del w:id="100" w:author="Administrator" w:date="2021-07-06T14:07:00Z"/>
              <w:rFonts w:ascii="Times New Roman" w:hAnsi="Times New Roman" w:cs="Times New Roman"/>
              <w:sz w:val="24"/>
              <w:szCs w:val="24"/>
            </w:rPr>
          </w:rPrChange>
        </w:rPr>
      </w:pPr>
      <w:del w:id="101" w:author="Administrator" w:date="2021-07-06T14:07:00Z">
        <w:r w:rsidRPr="00866B4E" w:rsidDel="00866B4E">
          <w:rPr>
            <w:rFonts w:ascii="Times New Roman" w:hAnsi="Times New Roman" w:cs="Times New Roman"/>
            <w:sz w:val="24"/>
            <w:szCs w:val="24"/>
            <w:highlight w:val="yellow"/>
            <w:rPrChange w:id="102" w:author="Administrator" w:date="2021-07-06T14:05:00Z">
              <w:rPr>
                <w:rFonts w:ascii="Times New Roman" w:hAnsi="Times New Roman" w:cs="Times New Roman"/>
                <w:sz w:val="24"/>
                <w:szCs w:val="24"/>
              </w:rPr>
            </w:rPrChange>
          </w:rPr>
          <w:delText xml:space="preserve">Các hệ thống </w:delText>
        </w:r>
        <w:r w:rsidR="00C87D13" w:rsidRPr="00866B4E" w:rsidDel="00866B4E">
          <w:rPr>
            <w:rFonts w:ascii="Times New Roman" w:hAnsi="Times New Roman" w:cs="Times New Roman"/>
            <w:sz w:val="24"/>
            <w:szCs w:val="24"/>
            <w:highlight w:val="yellow"/>
            <w:rPrChange w:id="103" w:author="Administrator" w:date="2021-07-06T14:05:00Z">
              <w:rPr>
                <w:rFonts w:ascii="Times New Roman" w:hAnsi="Times New Roman" w:cs="Times New Roman"/>
                <w:sz w:val="24"/>
                <w:szCs w:val="24"/>
              </w:rPr>
            </w:rPrChange>
          </w:rPr>
          <w:delText xml:space="preserve">khác khi cần lấy </w:delText>
        </w:r>
        <w:r w:rsidR="00C812BA" w:rsidRPr="00866B4E" w:rsidDel="00866B4E">
          <w:rPr>
            <w:rFonts w:ascii="Times New Roman" w:hAnsi="Times New Roman" w:cs="Times New Roman"/>
            <w:sz w:val="24"/>
            <w:szCs w:val="24"/>
            <w:highlight w:val="yellow"/>
            <w:rPrChange w:id="104" w:author="Administrator" w:date="2021-07-06T14:05:00Z">
              <w:rPr>
                <w:rFonts w:ascii="Times New Roman" w:hAnsi="Times New Roman" w:cs="Times New Roman"/>
                <w:sz w:val="24"/>
                <w:szCs w:val="24"/>
              </w:rPr>
            </w:rPrChange>
          </w:rPr>
          <w:delText>thông tin đồng bộ trong ngày cũng đọc dữ liệu từ kafka giống như hệ thống OMS</w:delText>
        </w:r>
      </w:del>
    </w:p>
    <w:p w:rsidR="00824FAB" w:rsidRPr="00321541" w:rsidRDefault="00824FAB" w:rsidP="00321541">
      <w:pPr>
        <w:pStyle w:val="ListParagraph"/>
        <w:numPr>
          <w:ilvl w:val="0"/>
          <w:numId w:val="21"/>
        </w:numPr>
        <w:ind w:left="720"/>
        <w:rPr>
          <w:rFonts w:ascii="Times New Roman" w:hAnsi="Times New Roman" w:cs="Times New Roman"/>
          <w:b/>
          <w:sz w:val="24"/>
          <w:szCs w:val="24"/>
          <w:highlight w:val="yellow"/>
        </w:rPr>
      </w:pPr>
      <w:r w:rsidRPr="00321541">
        <w:rPr>
          <w:rFonts w:ascii="Times New Roman" w:hAnsi="Times New Roman" w:cs="Times New Roman"/>
          <w:b/>
          <w:sz w:val="24"/>
          <w:szCs w:val="24"/>
          <w:highlight w:val="yellow"/>
        </w:rPr>
        <w:t>Các vấn đề cần thảo luận:</w:t>
      </w:r>
    </w:p>
    <w:p w:rsidR="00824FAB" w:rsidRPr="001542F1" w:rsidRDefault="00824FA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t>- Dữ liệu đẩy vào kafka theo cơ chế ghi tiếp vào topic cũ</w:t>
      </w:r>
      <w:r w:rsidR="00596632" w:rsidRPr="001542F1">
        <w:rPr>
          <w:rFonts w:ascii="Times New Roman" w:hAnsi="Times New Roman" w:cs="Times New Roman"/>
          <w:sz w:val="24"/>
          <w:szCs w:val="24"/>
        </w:rPr>
        <w:t xml:space="preserve"> hay mở topic </w:t>
      </w:r>
      <w:proofErr w:type="gramStart"/>
      <w:r w:rsidR="00596632" w:rsidRPr="001542F1">
        <w:rPr>
          <w:rFonts w:ascii="Times New Roman" w:hAnsi="Times New Roman" w:cs="Times New Roman"/>
          <w:sz w:val="24"/>
          <w:szCs w:val="24"/>
        </w:rPr>
        <w:t>mới</w:t>
      </w:r>
      <w:r w:rsidR="00154FE6" w:rsidRPr="001542F1">
        <w:rPr>
          <w:rFonts w:ascii="Times New Roman" w:hAnsi="Times New Roman" w:cs="Times New Roman"/>
          <w:sz w:val="24"/>
          <w:szCs w:val="24"/>
        </w:rPr>
        <w:t xml:space="preserve"> ?</w:t>
      </w:r>
      <w:proofErr w:type="gramEnd"/>
    </w:p>
    <w:p w:rsidR="0087047B" w:rsidRPr="001542F1" w:rsidRDefault="0087047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lastRenderedPageBreak/>
        <w:t>- Kafka là nơi queue dữ liệu tập trung cho rất nhiều subBack, MO/AM, để tránh việc dữ liệu bị đồng bộ thừa đến các hệ thống không cần nguồn dữ liệu đó, FSS đề xuất 1 trong 2 giải pháp sau:</w:t>
      </w:r>
    </w:p>
    <w:p w:rsidR="0087047B" w:rsidRPr="001542F1" w:rsidRDefault="0087047B" w:rsidP="00321541">
      <w:pPr>
        <w:pStyle w:val="ListParagraph"/>
        <w:numPr>
          <w:ilvl w:val="0"/>
          <w:numId w:val="34"/>
        </w:numPr>
        <w:rPr>
          <w:rFonts w:ascii="Times New Roman" w:hAnsi="Times New Roman" w:cs="Times New Roman"/>
          <w:sz w:val="24"/>
          <w:szCs w:val="24"/>
        </w:rPr>
      </w:pPr>
      <w:r w:rsidRPr="001542F1">
        <w:rPr>
          <w:rFonts w:ascii="Times New Roman" w:hAnsi="Times New Roman" w:cs="Times New Roman"/>
          <w:sz w:val="24"/>
          <w:szCs w:val="24"/>
        </w:rPr>
        <w:t>Trên Kafka sẽ tổ chức thành những topic chung và topic riêng cho từng hệ thống, các hệ thống sẽ chỉ lấy dữ liệu từ topic chung và topic của riêng nó</w:t>
      </w:r>
    </w:p>
    <w:p w:rsidR="0087047B" w:rsidRDefault="00A73A51" w:rsidP="00321541">
      <w:pPr>
        <w:pStyle w:val="ListParagraph"/>
        <w:numPr>
          <w:ilvl w:val="0"/>
          <w:numId w:val="34"/>
        </w:numPr>
        <w:rPr>
          <w:ins w:id="105" w:author="Administrator" w:date="2021-07-06T14:05:00Z"/>
          <w:rFonts w:ascii="Times New Roman" w:hAnsi="Times New Roman" w:cs="Times New Roman"/>
          <w:sz w:val="24"/>
          <w:szCs w:val="24"/>
        </w:rPr>
      </w:pPr>
      <w:r w:rsidRPr="001542F1">
        <w:rPr>
          <w:rFonts w:ascii="Times New Roman" w:hAnsi="Times New Roman" w:cs="Times New Roman"/>
          <w:sz w:val="24"/>
          <w:szCs w:val="24"/>
        </w:rPr>
        <w:t xml:space="preserve">Trên Kafka sử dụng chung 1 topic, dữ liệu chia thành các objectType, các hệ thống </w:t>
      </w:r>
      <w:r w:rsidR="00C5251E" w:rsidRPr="001542F1">
        <w:rPr>
          <w:rFonts w:ascii="Times New Roman" w:hAnsi="Times New Roman" w:cs="Times New Roman"/>
          <w:sz w:val="24"/>
          <w:szCs w:val="24"/>
        </w:rPr>
        <w:t>dựa vào</w:t>
      </w:r>
      <w:r w:rsidRPr="001542F1">
        <w:rPr>
          <w:rFonts w:ascii="Times New Roman" w:hAnsi="Times New Roman" w:cs="Times New Roman"/>
          <w:sz w:val="24"/>
          <w:szCs w:val="24"/>
        </w:rPr>
        <w:t xml:space="preserve"> ObjectType để lọc dữ liệu cần đồng bộ</w:t>
      </w:r>
    </w:p>
    <w:p w:rsidR="00866B4E" w:rsidRDefault="00866B4E" w:rsidP="00866B4E">
      <w:pPr>
        <w:pStyle w:val="Heading2"/>
        <w:numPr>
          <w:ilvl w:val="0"/>
          <w:numId w:val="13"/>
        </w:numPr>
        <w:rPr>
          <w:ins w:id="106" w:author="Administrator" w:date="2021-07-06T14:06:00Z"/>
          <w:rFonts w:ascii="Times New Roman" w:hAnsi="Times New Roman" w:cs="Times New Roman"/>
          <w:b/>
          <w:sz w:val="24"/>
          <w:szCs w:val="24"/>
        </w:rPr>
      </w:pPr>
      <w:ins w:id="107" w:author="Administrator" w:date="2021-07-06T14:05:00Z">
        <w:r w:rsidRPr="00321541">
          <w:rPr>
            <w:rFonts w:ascii="Times New Roman" w:hAnsi="Times New Roman" w:cs="Times New Roman"/>
            <w:b/>
            <w:sz w:val="24"/>
            <w:szCs w:val="24"/>
          </w:rPr>
          <w:t>Đồng bộ dữ liệu từ</w:t>
        </w:r>
        <w:r>
          <w:rPr>
            <w:rFonts w:ascii="Times New Roman" w:hAnsi="Times New Roman" w:cs="Times New Roman"/>
            <w:b/>
            <w:sz w:val="24"/>
            <w:szCs w:val="24"/>
          </w:rPr>
          <w:t xml:space="preserve"> MO</w:t>
        </w:r>
        <w:r w:rsidRPr="00321541">
          <w:rPr>
            <w:rFonts w:ascii="Times New Roman" w:hAnsi="Times New Roman" w:cs="Times New Roman"/>
            <w:b/>
            <w:sz w:val="24"/>
            <w:szCs w:val="24"/>
          </w:rPr>
          <w:t xml:space="preserve"> tới OMS</w:t>
        </w:r>
        <w:r>
          <w:rPr>
            <w:rFonts w:ascii="Times New Roman" w:hAnsi="Times New Roman" w:cs="Times New Roman"/>
            <w:b/>
            <w:sz w:val="24"/>
            <w:szCs w:val="24"/>
          </w:rPr>
          <w:t xml:space="preserve"> </w:t>
        </w:r>
      </w:ins>
    </w:p>
    <w:p w:rsidR="00866B4E" w:rsidRPr="00866B4E" w:rsidRDefault="00866B4E">
      <w:pPr>
        <w:rPr>
          <w:ins w:id="108" w:author="Administrator" w:date="2021-07-06T14:05:00Z"/>
          <w:rPrChange w:id="109" w:author="Administrator" w:date="2021-07-06T14:06:00Z">
            <w:rPr>
              <w:ins w:id="110" w:author="Administrator" w:date="2021-07-06T14:05:00Z"/>
              <w:rFonts w:ascii="Times New Roman" w:hAnsi="Times New Roman" w:cs="Times New Roman"/>
              <w:b/>
              <w:sz w:val="24"/>
              <w:szCs w:val="24"/>
            </w:rPr>
          </w:rPrChange>
        </w:rPr>
        <w:pPrChange w:id="111" w:author="Administrator" w:date="2021-07-06T14:06:00Z">
          <w:pPr>
            <w:pStyle w:val="Heading2"/>
            <w:numPr>
              <w:numId w:val="13"/>
            </w:numPr>
            <w:ind w:left="720" w:hanging="360"/>
          </w:pPr>
        </w:pPrChange>
      </w:pPr>
    </w:p>
    <w:p w:rsidR="00866B4E" w:rsidRDefault="00F45E2A">
      <w:pPr>
        <w:ind w:left="1080"/>
        <w:rPr>
          <w:ins w:id="112" w:author="Administrator" w:date="2021-07-06T14:07:00Z"/>
          <w:rFonts w:ascii="Times New Roman" w:hAnsi="Times New Roman" w:cs="Times New Roman"/>
          <w:sz w:val="24"/>
          <w:szCs w:val="24"/>
        </w:rPr>
        <w:pPrChange w:id="113" w:author="Administrator" w:date="2021-07-06T14:05:00Z">
          <w:pPr>
            <w:pStyle w:val="ListParagraph"/>
            <w:numPr>
              <w:numId w:val="34"/>
            </w:numPr>
            <w:ind w:left="1440" w:hanging="360"/>
          </w:pPr>
        </w:pPrChange>
      </w:pPr>
      <w:ins w:id="114" w:author="Administrator" w:date="2021-07-06T14:06:00Z">
        <w:r w:rsidRPr="00955E01">
          <w:rPr>
            <w:rFonts w:ascii="Times New Roman" w:hAnsi="Times New Roman" w:cs="Times New Roman"/>
            <w:sz w:val="24"/>
            <w:szCs w:val="24"/>
          </w:rPr>
          <w:object w:dxaOrig="12001" w:dyaOrig="4773" w14:anchorId="44AB33D6">
            <v:shape id="_x0000_i1031" type="#_x0000_t75" style="width:460.5pt;height:209.25pt" o:ole="" o:preferrelative="f">
              <v:imagedata r:id="rId19" o:title=""/>
              <o:lock v:ext="edit" aspectratio="f"/>
            </v:shape>
            <o:OLEObject Type="Embed" ProgID="Visio.Drawing.11" ShapeID="_x0000_i1031" DrawAspect="Content" ObjectID="_1687242880" r:id="rId20"/>
          </w:object>
        </w:r>
      </w:ins>
    </w:p>
    <w:p w:rsidR="00866B4E" w:rsidRPr="001542F1" w:rsidRDefault="00866B4E" w:rsidP="00866B4E">
      <w:pPr>
        <w:ind w:left="720"/>
        <w:rPr>
          <w:ins w:id="115" w:author="Administrator" w:date="2021-07-06T14:08:00Z"/>
          <w:rFonts w:ascii="Times New Roman" w:hAnsi="Times New Roman" w:cs="Times New Roman"/>
          <w:sz w:val="24"/>
          <w:szCs w:val="24"/>
        </w:rPr>
      </w:pPr>
    </w:p>
    <w:p w:rsidR="00866B4E" w:rsidRDefault="00866B4E">
      <w:pPr>
        <w:pStyle w:val="ListParagraph"/>
        <w:numPr>
          <w:ilvl w:val="0"/>
          <w:numId w:val="46"/>
        </w:numPr>
        <w:ind w:left="567" w:hanging="141"/>
        <w:rPr>
          <w:ins w:id="116" w:author="Administrator" w:date="2021-07-06T14:13:00Z"/>
          <w:rFonts w:ascii="Times New Roman" w:hAnsi="Times New Roman" w:cs="Times New Roman"/>
          <w:sz w:val="24"/>
          <w:szCs w:val="24"/>
        </w:rPr>
        <w:pPrChange w:id="117" w:author="Administrator" w:date="2021-07-06T14:11:00Z">
          <w:pPr>
            <w:pStyle w:val="ListParagraph"/>
            <w:numPr>
              <w:numId w:val="44"/>
            </w:numPr>
            <w:ind w:left="1560" w:hanging="360"/>
          </w:pPr>
        </w:pPrChange>
      </w:pPr>
      <w:ins w:id="118" w:author="Administrator" w:date="2021-07-06T14:11:00Z">
        <w:r w:rsidRPr="00866B4E">
          <w:rPr>
            <w:rFonts w:ascii="Times New Roman" w:hAnsi="Times New Roman" w:cs="Times New Roman"/>
            <w:sz w:val="24"/>
            <w:szCs w:val="24"/>
            <w:rPrChange w:id="119" w:author="Administrator" w:date="2021-07-06T14:12:00Z">
              <w:rPr>
                <w:rFonts w:ascii="Times New Roman" w:hAnsi="Times New Roman" w:cs="Times New Roman"/>
                <w:b/>
                <w:sz w:val="24"/>
                <w:szCs w:val="24"/>
              </w:rPr>
            </w:rPrChange>
          </w:rPr>
          <w:t xml:space="preserve"> </w:t>
        </w:r>
      </w:ins>
      <w:ins w:id="120" w:author="Administrator" w:date="2021-07-06T14:08:00Z">
        <w:r w:rsidRPr="00866B4E">
          <w:rPr>
            <w:rFonts w:ascii="Times New Roman" w:hAnsi="Times New Roman" w:cs="Times New Roman"/>
            <w:sz w:val="24"/>
            <w:szCs w:val="24"/>
            <w:rPrChange w:id="121" w:author="Administrator" w:date="2021-07-06T14:12:00Z">
              <w:rPr>
                <w:rFonts w:ascii="Times New Roman" w:hAnsi="Times New Roman" w:cs="Times New Roman"/>
                <w:b/>
                <w:sz w:val="24"/>
                <w:szCs w:val="24"/>
              </w:rPr>
            </w:rPrChange>
          </w:rPr>
          <w:t>Dữ liệu đầu ngày</w:t>
        </w:r>
      </w:ins>
      <w:ins w:id="122" w:author="Administrator" w:date="2021-07-06T14:11:00Z">
        <w:r w:rsidRPr="00866B4E">
          <w:rPr>
            <w:rFonts w:ascii="Times New Roman" w:hAnsi="Times New Roman" w:cs="Times New Roman"/>
            <w:sz w:val="24"/>
            <w:szCs w:val="24"/>
            <w:rPrChange w:id="123" w:author="Administrator" w:date="2021-07-06T14:12:00Z">
              <w:rPr>
                <w:rFonts w:ascii="Times New Roman" w:hAnsi="Times New Roman" w:cs="Times New Roman"/>
                <w:b/>
                <w:sz w:val="24"/>
                <w:szCs w:val="24"/>
              </w:rPr>
            </w:rPrChange>
          </w:rPr>
          <w:t xml:space="preserve"> và trong ngày</w:t>
        </w:r>
      </w:ins>
      <w:ins w:id="124" w:author="Administrator" w:date="2021-07-06T14:08:00Z">
        <w:r w:rsidRPr="00866B4E">
          <w:rPr>
            <w:rFonts w:ascii="Times New Roman" w:hAnsi="Times New Roman" w:cs="Times New Roman"/>
            <w:sz w:val="24"/>
            <w:szCs w:val="24"/>
            <w:rPrChange w:id="125" w:author="Administrator" w:date="2021-07-06T14:12:00Z">
              <w:rPr>
                <w:rFonts w:ascii="Times New Roman" w:hAnsi="Times New Roman" w:cs="Times New Roman"/>
                <w:b/>
                <w:sz w:val="24"/>
                <w:szCs w:val="24"/>
              </w:rPr>
            </w:rPrChange>
          </w:rPr>
          <w:t xml:space="preserve"> từ </w:t>
        </w:r>
      </w:ins>
      <w:ins w:id="126" w:author="Administrator" w:date="2021-07-06T14:09:00Z">
        <w:r w:rsidRPr="00866B4E">
          <w:rPr>
            <w:rFonts w:ascii="Times New Roman" w:hAnsi="Times New Roman" w:cs="Times New Roman"/>
            <w:sz w:val="24"/>
            <w:szCs w:val="24"/>
            <w:rPrChange w:id="127" w:author="Administrator" w:date="2021-07-06T14:12:00Z">
              <w:rPr>
                <w:rFonts w:ascii="Times New Roman" w:hAnsi="Times New Roman" w:cs="Times New Roman"/>
                <w:b/>
                <w:sz w:val="24"/>
                <w:szCs w:val="24"/>
              </w:rPr>
            </w:rPrChange>
          </w:rPr>
          <w:t>M</w:t>
        </w:r>
      </w:ins>
      <w:ins w:id="128" w:author="Administrator" w:date="2021-07-06T14:13:00Z">
        <w:r>
          <w:rPr>
            <w:rFonts w:ascii="Times New Roman" w:hAnsi="Times New Roman" w:cs="Times New Roman"/>
            <w:sz w:val="24"/>
            <w:szCs w:val="24"/>
          </w:rPr>
          <w:t>O được</w:t>
        </w:r>
      </w:ins>
      <w:ins w:id="129" w:author="Administrator" w:date="2021-07-06T14:08:00Z">
        <w:r w:rsidRPr="00866B4E">
          <w:rPr>
            <w:rFonts w:ascii="Times New Roman" w:hAnsi="Times New Roman" w:cs="Times New Roman"/>
            <w:sz w:val="24"/>
            <w:szCs w:val="24"/>
            <w:rPrChange w:id="130" w:author="Administrator" w:date="2021-07-06T14:12:00Z">
              <w:rPr>
                <w:rFonts w:ascii="Times New Roman" w:hAnsi="Times New Roman" w:cs="Times New Roman"/>
                <w:b/>
                <w:sz w:val="24"/>
                <w:szCs w:val="24"/>
              </w:rPr>
            </w:rPrChange>
          </w:rPr>
          <w:t xml:space="preserve"> tổng hợ</w:t>
        </w:r>
        <w:r>
          <w:rPr>
            <w:rFonts w:ascii="Times New Roman" w:hAnsi="Times New Roman" w:cs="Times New Roman"/>
            <w:sz w:val="24"/>
            <w:szCs w:val="24"/>
          </w:rPr>
          <w:t xml:space="preserve">p </w:t>
        </w:r>
      </w:ins>
      <w:ins w:id="131" w:author="Administrator" w:date="2021-07-06T14:13:00Z">
        <w:r>
          <w:rPr>
            <w:rFonts w:ascii="Times New Roman" w:hAnsi="Times New Roman" w:cs="Times New Roman"/>
            <w:sz w:val="24"/>
            <w:szCs w:val="24"/>
          </w:rPr>
          <w:t>Kakfa ( Tiến trình 1)</w:t>
        </w:r>
      </w:ins>
    </w:p>
    <w:p w:rsidR="00866B4E" w:rsidRDefault="00866B4E">
      <w:pPr>
        <w:pStyle w:val="ListParagraph"/>
        <w:numPr>
          <w:ilvl w:val="0"/>
          <w:numId w:val="46"/>
        </w:numPr>
        <w:ind w:left="567" w:hanging="141"/>
        <w:rPr>
          <w:ins w:id="132" w:author="Administrator" w:date="2021-07-06T14:15:00Z"/>
          <w:rFonts w:ascii="Times New Roman" w:hAnsi="Times New Roman" w:cs="Times New Roman"/>
          <w:sz w:val="24"/>
          <w:szCs w:val="24"/>
        </w:rPr>
        <w:pPrChange w:id="133" w:author="Administrator" w:date="2021-07-06T14:11:00Z">
          <w:pPr>
            <w:pStyle w:val="ListParagraph"/>
            <w:numPr>
              <w:numId w:val="44"/>
            </w:numPr>
            <w:ind w:left="1560" w:hanging="360"/>
          </w:pPr>
        </w:pPrChange>
      </w:pPr>
      <w:ins w:id="134" w:author="Administrator" w:date="2021-07-06T14:13:00Z">
        <w:r>
          <w:rPr>
            <w:rFonts w:ascii="Times New Roman" w:hAnsi="Times New Roman" w:cs="Times New Roman"/>
            <w:sz w:val="24"/>
            <w:szCs w:val="24"/>
          </w:rPr>
          <w:t xml:space="preserve"> ORSSync đọc dữ liệu từ Kafka</w:t>
        </w:r>
      </w:ins>
      <w:ins w:id="135" w:author="Administrator" w:date="2021-07-06T14:15:00Z">
        <w:r w:rsidR="00F45E2A">
          <w:rPr>
            <w:rFonts w:ascii="Times New Roman" w:hAnsi="Times New Roman" w:cs="Times New Roman"/>
            <w:sz w:val="24"/>
            <w:szCs w:val="24"/>
          </w:rPr>
          <w:t xml:space="preserve"> để call API của ORSService ( Tiến trình 2,3)</w:t>
        </w:r>
      </w:ins>
    </w:p>
    <w:p w:rsidR="00F45E2A" w:rsidRDefault="00F45E2A">
      <w:pPr>
        <w:pStyle w:val="ListParagraph"/>
        <w:numPr>
          <w:ilvl w:val="0"/>
          <w:numId w:val="46"/>
        </w:numPr>
        <w:ind w:left="567" w:hanging="141"/>
        <w:rPr>
          <w:ins w:id="136" w:author="Administrator" w:date="2021-07-06T14:18:00Z"/>
          <w:rFonts w:ascii="Times New Roman" w:hAnsi="Times New Roman" w:cs="Times New Roman"/>
          <w:sz w:val="24"/>
          <w:szCs w:val="24"/>
        </w:rPr>
        <w:pPrChange w:id="137" w:author="Administrator" w:date="2021-07-06T14:11:00Z">
          <w:pPr>
            <w:pStyle w:val="ListParagraph"/>
            <w:numPr>
              <w:numId w:val="44"/>
            </w:numPr>
            <w:ind w:left="1560" w:hanging="360"/>
          </w:pPr>
        </w:pPrChange>
      </w:pPr>
      <w:ins w:id="138" w:author="Administrator" w:date="2021-07-06T14:15:00Z">
        <w:r>
          <w:rPr>
            <w:rFonts w:ascii="Times New Roman" w:hAnsi="Times New Roman" w:cs="Times New Roman"/>
            <w:sz w:val="24"/>
            <w:szCs w:val="24"/>
          </w:rPr>
          <w:t xml:space="preserve"> ORSService call thủ tục dưới DB OMS để cập nhật dữ liệu </w:t>
        </w:r>
      </w:ins>
      <w:ins w:id="139" w:author="Administrator" w:date="2021-07-06T14:17:00Z">
        <w:r>
          <w:rPr>
            <w:rFonts w:ascii="Times New Roman" w:hAnsi="Times New Roman" w:cs="Times New Roman"/>
            <w:sz w:val="24"/>
            <w:szCs w:val="24"/>
          </w:rPr>
          <w:t>( Tiến trình 4)</w:t>
        </w:r>
      </w:ins>
    </w:p>
    <w:p w:rsidR="00D640E0" w:rsidRDefault="00D640E0" w:rsidP="00D640E0">
      <w:pPr>
        <w:pStyle w:val="Heading2"/>
        <w:numPr>
          <w:ilvl w:val="0"/>
          <w:numId w:val="13"/>
        </w:numPr>
        <w:rPr>
          <w:ins w:id="140" w:author="Administrator" w:date="2021-07-06T14:19:00Z"/>
          <w:rFonts w:ascii="Times New Roman" w:hAnsi="Times New Roman" w:cs="Times New Roman"/>
          <w:b/>
          <w:sz w:val="24"/>
          <w:szCs w:val="24"/>
        </w:rPr>
      </w:pPr>
      <w:ins w:id="141" w:author="Administrator" w:date="2021-07-06T14:18:00Z">
        <w:r w:rsidRPr="00321541">
          <w:rPr>
            <w:rFonts w:ascii="Times New Roman" w:hAnsi="Times New Roman" w:cs="Times New Roman"/>
            <w:b/>
            <w:sz w:val="24"/>
            <w:szCs w:val="24"/>
          </w:rPr>
          <w:lastRenderedPageBreak/>
          <w:t>Đồng bộ dữ liệu từ</w:t>
        </w:r>
        <w:r>
          <w:rPr>
            <w:rFonts w:ascii="Times New Roman" w:hAnsi="Times New Roman" w:cs="Times New Roman"/>
            <w:b/>
            <w:sz w:val="24"/>
            <w:szCs w:val="24"/>
          </w:rPr>
          <w:t xml:space="preserve"> OMS tới các hệ thống khác</w:t>
        </w:r>
      </w:ins>
    </w:p>
    <w:p w:rsidR="00D640E0" w:rsidRDefault="00D640E0">
      <w:pPr>
        <w:pStyle w:val="ListParagraph"/>
        <w:ind w:left="567"/>
        <w:rPr>
          <w:ins w:id="142" w:author="Administrator" w:date="2021-07-06T14:21:00Z"/>
          <w:rFonts w:ascii="Times New Roman" w:hAnsi="Times New Roman" w:cs="Times New Roman"/>
          <w:sz w:val="24"/>
          <w:szCs w:val="24"/>
        </w:rPr>
        <w:pPrChange w:id="143" w:author="Administrator" w:date="2021-07-06T14:18:00Z">
          <w:pPr>
            <w:pStyle w:val="ListParagraph"/>
            <w:numPr>
              <w:numId w:val="44"/>
            </w:numPr>
            <w:ind w:left="1560" w:hanging="360"/>
          </w:pPr>
        </w:pPrChange>
      </w:pPr>
      <w:ins w:id="144" w:author="Administrator" w:date="2021-07-06T14:21:00Z">
        <w:r>
          <w:rPr>
            <w:noProof/>
          </w:rPr>
          <w:drawing>
            <wp:inline distT="0" distB="0" distL="0" distR="0" wp14:anchorId="76F070EE" wp14:editId="012952A6">
              <wp:extent cx="4257143" cy="294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143" cy="2942857"/>
                      </a:xfrm>
                      <a:prstGeom prst="rect">
                        <a:avLst/>
                      </a:prstGeom>
                    </pic:spPr>
                  </pic:pic>
                </a:graphicData>
              </a:graphic>
            </wp:inline>
          </w:drawing>
        </w:r>
      </w:ins>
    </w:p>
    <w:p w:rsidR="00D640E0" w:rsidRDefault="00D640E0">
      <w:pPr>
        <w:pStyle w:val="ListParagraph"/>
        <w:ind w:left="567"/>
        <w:rPr>
          <w:ins w:id="145" w:author="Administrator" w:date="2021-07-06T14:22:00Z"/>
          <w:rFonts w:ascii="Times New Roman" w:hAnsi="Times New Roman" w:cs="Times New Roman"/>
          <w:sz w:val="24"/>
          <w:szCs w:val="24"/>
        </w:rPr>
        <w:pPrChange w:id="146" w:author="Administrator" w:date="2021-07-06T14:18:00Z">
          <w:pPr>
            <w:pStyle w:val="ListParagraph"/>
            <w:numPr>
              <w:numId w:val="44"/>
            </w:numPr>
            <w:ind w:left="1560" w:hanging="360"/>
          </w:pPr>
        </w:pPrChange>
      </w:pPr>
      <w:ins w:id="147" w:author="Administrator" w:date="2021-07-06T14:21:00Z">
        <w:r>
          <w:rPr>
            <w:rFonts w:ascii="Times New Roman" w:hAnsi="Times New Roman" w:cs="Times New Roman"/>
            <w:sz w:val="24"/>
            <w:szCs w:val="24"/>
          </w:rPr>
          <w:t>Hệ thống OMS khi có phát sinh liên quan đến lệnh</w:t>
        </w:r>
      </w:ins>
      <w:ins w:id="148" w:author="Administrator" w:date="2021-07-06T14:22:00Z">
        <w:r>
          <w:rPr>
            <w:rFonts w:ascii="Times New Roman" w:hAnsi="Times New Roman" w:cs="Times New Roman"/>
            <w:sz w:val="24"/>
            <w:szCs w:val="24"/>
          </w:rPr>
          <w:t xml:space="preserve"> (đăt/hủy/sửa/khớp) sẽ cần đồng bộ tới các hệ thống khác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qui trình như sau:</w:t>
        </w:r>
      </w:ins>
    </w:p>
    <w:p w:rsidR="00D640E0" w:rsidRDefault="00D640E0">
      <w:pPr>
        <w:pStyle w:val="ListParagraph"/>
        <w:numPr>
          <w:ilvl w:val="0"/>
          <w:numId w:val="47"/>
        </w:numPr>
        <w:rPr>
          <w:ins w:id="149" w:author="Administrator" w:date="2021-07-06T14:23:00Z"/>
          <w:rFonts w:ascii="Times New Roman" w:hAnsi="Times New Roman" w:cs="Times New Roman"/>
          <w:sz w:val="24"/>
          <w:szCs w:val="24"/>
        </w:rPr>
        <w:pPrChange w:id="150" w:author="Administrator" w:date="2021-07-06T14:22:00Z">
          <w:pPr>
            <w:pStyle w:val="ListParagraph"/>
            <w:numPr>
              <w:numId w:val="44"/>
            </w:numPr>
            <w:ind w:left="1560" w:hanging="360"/>
          </w:pPr>
        </w:pPrChange>
      </w:pPr>
      <w:ins w:id="151" w:author="Administrator" w:date="2021-07-06T14:22:00Z">
        <w:r>
          <w:rPr>
            <w:rFonts w:ascii="Times New Roman" w:hAnsi="Times New Roman" w:cs="Times New Roman"/>
            <w:sz w:val="24"/>
            <w:szCs w:val="24"/>
          </w:rPr>
          <w:t xml:space="preserve">OMS đẩy các event thay đổi về lệnh đến </w:t>
        </w:r>
      </w:ins>
      <w:ins w:id="152" w:author="Administrator" w:date="2021-07-06T14:23:00Z">
        <w:r>
          <w:rPr>
            <w:rFonts w:ascii="Times New Roman" w:hAnsi="Times New Roman" w:cs="Times New Roman"/>
            <w:sz w:val="24"/>
            <w:szCs w:val="24"/>
          </w:rPr>
          <w:t>NORS ( Tiến trình 1)</w:t>
        </w:r>
      </w:ins>
    </w:p>
    <w:p w:rsidR="00D640E0" w:rsidRDefault="00D640E0">
      <w:pPr>
        <w:pStyle w:val="ListParagraph"/>
        <w:numPr>
          <w:ilvl w:val="0"/>
          <w:numId w:val="47"/>
        </w:numPr>
        <w:rPr>
          <w:ins w:id="153" w:author="Administrator" w:date="2021-07-06T14:23:00Z"/>
          <w:rFonts w:ascii="Times New Roman" w:hAnsi="Times New Roman" w:cs="Times New Roman"/>
          <w:sz w:val="24"/>
          <w:szCs w:val="24"/>
        </w:rPr>
        <w:pPrChange w:id="154" w:author="Administrator" w:date="2021-07-06T14:22:00Z">
          <w:pPr>
            <w:pStyle w:val="ListParagraph"/>
            <w:numPr>
              <w:numId w:val="44"/>
            </w:numPr>
            <w:ind w:left="1560" w:hanging="360"/>
          </w:pPr>
        </w:pPrChange>
      </w:pPr>
      <w:ins w:id="155" w:author="Administrator" w:date="2021-07-06T14:23:00Z">
        <w:r>
          <w:rPr>
            <w:rFonts w:ascii="Times New Roman" w:hAnsi="Times New Roman" w:cs="Times New Roman"/>
            <w:sz w:val="24"/>
            <w:szCs w:val="24"/>
          </w:rPr>
          <w:t>NORS đẩy tiếp các event này vào Kafka ( Tiến trình 2)</w:t>
        </w:r>
      </w:ins>
    </w:p>
    <w:p w:rsidR="00D640E0" w:rsidRPr="00866B4E" w:rsidRDefault="00D640E0">
      <w:pPr>
        <w:pStyle w:val="ListParagraph"/>
        <w:numPr>
          <w:ilvl w:val="0"/>
          <w:numId w:val="47"/>
        </w:numPr>
        <w:rPr>
          <w:ins w:id="156" w:author="Administrator" w:date="2021-07-06T14:08:00Z"/>
          <w:rFonts w:ascii="Times New Roman" w:hAnsi="Times New Roman" w:cs="Times New Roman"/>
          <w:sz w:val="24"/>
          <w:szCs w:val="24"/>
          <w:rPrChange w:id="157" w:author="Administrator" w:date="2021-07-06T14:12:00Z">
            <w:rPr>
              <w:ins w:id="158" w:author="Administrator" w:date="2021-07-06T14:08:00Z"/>
              <w:rFonts w:ascii="Times New Roman" w:hAnsi="Times New Roman" w:cs="Times New Roman"/>
              <w:b/>
              <w:sz w:val="24"/>
              <w:szCs w:val="24"/>
            </w:rPr>
          </w:rPrChange>
        </w:rPr>
        <w:pPrChange w:id="159" w:author="Administrator" w:date="2021-07-06T14:22:00Z">
          <w:pPr>
            <w:pStyle w:val="ListParagraph"/>
            <w:numPr>
              <w:numId w:val="44"/>
            </w:numPr>
            <w:ind w:left="1560" w:hanging="360"/>
          </w:pPr>
        </w:pPrChange>
      </w:pPr>
      <w:ins w:id="160" w:author="Administrator" w:date="2021-07-06T14:23:00Z">
        <w:r>
          <w:rPr>
            <w:rFonts w:ascii="Times New Roman" w:hAnsi="Times New Roman" w:cs="Times New Roman"/>
            <w:sz w:val="24"/>
            <w:szCs w:val="24"/>
          </w:rPr>
          <w:t>BOSync ( hoặc các hệ thống MO/subBack khác) sẽ đọc dữ liệu từ Kafka để đồng bộ dữ liệu vào hệ thống</w:t>
        </w:r>
      </w:ins>
    </w:p>
    <w:p w:rsidR="00866B4E" w:rsidRPr="00866B4E" w:rsidDel="00F45E2A" w:rsidRDefault="00866B4E">
      <w:pPr>
        <w:ind w:left="1080"/>
        <w:rPr>
          <w:del w:id="161" w:author="Administrator" w:date="2021-07-06T14:17:00Z"/>
          <w:rFonts w:ascii="Times New Roman" w:hAnsi="Times New Roman" w:cs="Times New Roman"/>
          <w:sz w:val="24"/>
          <w:szCs w:val="24"/>
          <w:rPrChange w:id="162" w:author="Administrator" w:date="2021-07-06T14:05:00Z">
            <w:rPr>
              <w:del w:id="163" w:author="Administrator" w:date="2021-07-06T14:17:00Z"/>
            </w:rPr>
          </w:rPrChange>
        </w:rPr>
        <w:pPrChange w:id="164" w:author="Administrator" w:date="2021-07-06T14:05:00Z">
          <w:pPr>
            <w:pStyle w:val="ListParagraph"/>
            <w:numPr>
              <w:numId w:val="34"/>
            </w:numPr>
            <w:ind w:left="1440" w:hanging="360"/>
          </w:pPr>
        </w:pPrChange>
      </w:pPr>
    </w:p>
    <w:p w:rsidR="000F65B4" w:rsidRPr="00321541" w:rsidRDefault="0079439E" w:rsidP="000F65B4">
      <w:pPr>
        <w:pStyle w:val="Heading2"/>
        <w:numPr>
          <w:ilvl w:val="0"/>
          <w:numId w:val="13"/>
        </w:numPr>
        <w:rPr>
          <w:rFonts w:ascii="Times New Roman" w:hAnsi="Times New Roman" w:cs="Times New Roman"/>
          <w:b/>
          <w:sz w:val="24"/>
          <w:szCs w:val="24"/>
        </w:rPr>
      </w:pPr>
      <w:bookmarkStart w:id="165" w:name="_Toc65681465"/>
      <w:r w:rsidRPr="00321541">
        <w:rPr>
          <w:rFonts w:ascii="Times New Roman" w:hAnsi="Times New Roman" w:cs="Times New Roman"/>
          <w:b/>
          <w:sz w:val="24"/>
          <w:szCs w:val="24"/>
        </w:rPr>
        <w:t xml:space="preserve">Giao dịch từ </w:t>
      </w:r>
      <w:bookmarkEnd w:id="165"/>
      <w:r w:rsidR="00F54763" w:rsidRPr="00321541">
        <w:rPr>
          <w:rFonts w:ascii="Times New Roman" w:hAnsi="Times New Roman" w:cs="Times New Roman"/>
          <w:b/>
          <w:sz w:val="24"/>
          <w:szCs w:val="24"/>
        </w:rPr>
        <w:t>các hệ thống khác đến OMS</w:t>
      </w:r>
    </w:p>
    <w:p w:rsidR="001D167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Trong ngày, các hệ thống subBack/MO/AM</w:t>
      </w:r>
      <w:r w:rsidR="00A0115E" w:rsidRPr="001542F1">
        <w:rPr>
          <w:rFonts w:ascii="Times New Roman" w:hAnsi="Times New Roman" w:cs="Times New Roman"/>
          <w:sz w:val="24"/>
          <w:szCs w:val="24"/>
        </w:rPr>
        <w:t xml:space="preserve"> (tạm gọi </w:t>
      </w:r>
      <w:proofErr w:type="gramStart"/>
      <w:r w:rsidR="00A0115E" w:rsidRPr="001542F1">
        <w:rPr>
          <w:rFonts w:ascii="Times New Roman" w:hAnsi="Times New Roman" w:cs="Times New Roman"/>
          <w:sz w:val="24"/>
          <w:szCs w:val="24"/>
        </w:rPr>
        <w:t>chung</w:t>
      </w:r>
      <w:proofErr w:type="gramEnd"/>
      <w:r w:rsidR="00A0115E" w:rsidRPr="001542F1">
        <w:rPr>
          <w:rFonts w:ascii="Times New Roman" w:hAnsi="Times New Roman" w:cs="Times New Roman"/>
          <w:sz w:val="24"/>
          <w:szCs w:val="24"/>
        </w:rPr>
        <w:t xml:space="preserve"> là các subBack) </w:t>
      </w:r>
      <w:r w:rsidRPr="001542F1">
        <w:rPr>
          <w:rFonts w:ascii="Times New Roman" w:hAnsi="Times New Roman" w:cs="Times New Roman"/>
          <w:sz w:val="24"/>
          <w:szCs w:val="24"/>
        </w:rPr>
        <w:t>khi có phát sinh giao dịch làm thay đổi sức mua</w:t>
      </w:r>
      <w:r w:rsidR="00A0115E" w:rsidRPr="001542F1">
        <w:rPr>
          <w:rFonts w:ascii="Times New Roman" w:hAnsi="Times New Roman" w:cs="Times New Roman"/>
          <w:sz w:val="24"/>
          <w:szCs w:val="24"/>
        </w:rPr>
        <w:t xml:space="preserve"> hoặc quản trị rủi ro</w:t>
      </w:r>
      <w:r w:rsidRPr="001542F1">
        <w:rPr>
          <w:rFonts w:ascii="Times New Roman" w:hAnsi="Times New Roman" w:cs="Times New Roman"/>
          <w:sz w:val="24"/>
          <w:szCs w:val="24"/>
        </w:rPr>
        <w:t>, cần gọi lên hệ thống OMS</w:t>
      </w:r>
      <w:r w:rsidR="001D1673" w:rsidRPr="001542F1">
        <w:rPr>
          <w:rFonts w:ascii="Times New Roman" w:hAnsi="Times New Roman" w:cs="Times New Roman"/>
          <w:sz w:val="24"/>
          <w:szCs w:val="24"/>
        </w:rPr>
        <w:t xml:space="preserve"> để đồng bộ dữ liệu cũng như verify giao dịch</w:t>
      </w:r>
      <w:r w:rsidRPr="001542F1">
        <w:rPr>
          <w:rFonts w:ascii="Times New Roman" w:hAnsi="Times New Roman" w:cs="Times New Roman"/>
          <w:sz w:val="24"/>
          <w:szCs w:val="24"/>
        </w:rPr>
        <w:t>.</w:t>
      </w:r>
    </w:p>
    <w:p w:rsidR="00F5476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 xml:space="preserve"> Các giao dịch chia làm hai loại:</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 xml:space="preserve">Giao dịch </w:t>
      </w:r>
      <w:r w:rsidR="00DD3DCE" w:rsidRPr="001542F1">
        <w:rPr>
          <w:rFonts w:ascii="Times New Roman" w:hAnsi="Times New Roman" w:cs="Times New Roman"/>
          <w:sz w:val="24"/>
          <w:szCs w:val="24"/>
        </w:rPr>
        <w:t xml:space="preserve">trực tiếp </w:t>
      </w:r>
      <w:r w:rsidRPr="001542F1">
        <w:rPr>
          <w:rFonts w:ascii="Times New Roman" w:hAnsi="Times New Roman" w:cs="Times New Roman"/>
          <w:sz w:val="24"/>
          <w:szCs w:val="24"/>
        </w:rPr>
        <w:t>làm giảm sức mua (Luồng Sync)</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Các giao dịch không</w:t>
      </w:r>
      <w:r w:rsidR="009C4DD2" w:rsidRPr="001542F1">
        <w:rPr>
          <w:rFonts w:ascii="Times New Roman" w:hAnsi="Times New Roman" w:cs="Times New Roman"/>
          <w:sz w:val="24"/>
          <w:szCs w:val="24"/>
        </w:rPr>
        <w:t xml:space="preserve"> trực tiếp</w:t>
      </w:r>
      <w:r w:rsidRPr="001542F1">
        <w:rPr>
          <w:rFonts w:ascii="Times New Roman" w:hAnsi="Times New Roman" w:cs="Times New Roman"/>
          <w:sz w:val="24"/>
          <w:szCs w:val="24"/>
        </w:rPr>
        <w:t xml:space="preserve"> làm giảm sức mua ( Luồng Async)</w:t>
      </w:r>
    </w:p>
    <w:p w:rsidR="00F54763" w:rsidRPr="001542F1" w:rsidRDefault="00F54763" w:rsidP="00F54763">
      <w:pPr>
        <w:pStyle w:val="ListParagraph"/>
        <w:rPr>
          <w:rFonts w:ascii="Times New Roman" w:hAnsi="Times New Roman" w:cs="Times New Roman"/>
          <w:sz w:val="24"/>
          <w:szCs w:val="24"/>
        </w:rPr>
      </w:pPr>
    </w:p>
    <w:p w:rsidR="000F65B4" w:rsidRPr="001542F1" w:rsidRDefault="004C61C4" w:rsidP="00186CB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 xml:space="preserve">Giao dịch làm giảm </w:t>
      </w:r>
      <w:r w:rsidR="00083DD0" w:rsidRPr="001542F1">
        <w:rPr>
          <w:rFonts w:ascii="Times New Roman" w:eastAsia="Times New Roman" w:hAnsi="Times New Roman" w:cs="Times New Roman"/>
          <w:b/>
          <w:color w:val="333333"/>
          <w:sz w:val="24"/>
          <w:szCs w:val="24"/>
        </w:rPr>
        <w:t>sức mua</w:t>
      </w:r>
      <w:r w:rsidR="00F54763" w:rsidRPr="001542F1">
        <w:rPr>
          <w:rFonts w:ascii="Times New Roman" w:eastAsia="Times New Roman" w:hAnsi="Times New Roman" w:cs="Times New Roman"/>
          <w:b/>
          <w:color w:val="333333"/>
          <w:sz w:val="24"/>
          <w:szCs w:val="24"/>
        </w:rPr>
        <w:t xml:space="preserve"> </w:t>
      </w:r>
      <w:r w:rsidR="0043746F" w:rsidRPr="001542F1">
        <w:rPr>
          <w:rFonts w:ascii="Times New Roman" w:eastAsia="Times New Roman" w:hAnsi="Times New Roman" w:cs="Times New Roman"/>
          <w:b/>
          <w:color w:val="333333"/>
          <w:sz w:val="24"/>
          <w:szCs w:val="24"/>
        </w:rPr>
        <w:t>từ BO@</w:t>
      </w:r>
      <w:r w:rsidR="00F54763" w:rsidRPr="001542F1">
        <w:rPr>
          <w:rFonts w:ascii="Times New Roman" w:eastAsia="Times New Roman" w:hAnsi="Times New Roman" w:cs="Times New Roman"/>
          <w:b/>
          <w:color w:val="333333"/>
          <w:sz w:val="24"/>
          <w:szCs w:val="24"/>
        </w:rPr>
        <w:t>( Luồng Sync</w:t>
      </w:r>
      <w:r w:rsidR="00FC22B0" w:rsidRPr="001542F1">
        <w:rPr>
          <w:rFonts w:ascii="Times New Roman" w:eastAsia="Times New Roman" w:hAnsi="Times New Roman" w:cs="Times New Roman"/>
          <w:b/>
          <w:color w:val="333333"/>
          <w:sz w:val="24"/>
          <w:szCs w:val="24"/>
        </w:rPr>
        <w:t>)</w:t>
      </w:r>
    </w:p>
    <w:p w:rsidR="007445B0" w:rsidRPr="001542F1" w:rsidRDefault="005A016D">
      <w:pPr>
        <w:shd w:val="clear" w:color="auto" w:fill="FFFFFF"/>
        <w:spacing w:before="100" w:beforeAutospacing="1" w:after="100" w:afterAutospacing="1" w:line="240" w:lineRule="auto"/>
        <w:ind w:left="720"/>
        <w:rPr>
          <w:rFonts w:ascii="Times New Roman" w:hAnsi="Times New Roman" w:cs="Times New Roman"/>
          <w:sz w:val="24"/>
          <w:szCs w:val="24"/>
        </w:rPr>
      </w:pPr>
      <w:del w:id="166" w:author="Administrator" w:date="2021-07-06T19:13:00Z">
        <w:r w:rsidRPr="00321541" w:rsidDel="00C8731B">
          <w:rPr>
            <w:rFonts w:ascii="Times New Roman" w:hAnsi="Times New Roman" w:cs="Times New Roman"/>
            <w:sz w:val="24"/>
            <w:szCs w:val="24"/>
          </w:rPr>
          <w:object w:dxaOrig="15255" w:dyaOrig="5486" w14:anchorId="29546B45">
            <v:shape id="_x0000_i1032" type="#_x0000_t75" style="width:705.75pt;height:281.25pt" o:ole="" o:preferrelative="f">
              <v:imagedata r:id="rId22" o:title=""/>
              <o:lock v:ext="edit" aspectratio="f"/>
            </v:shape>
            <o:OLEObject Type="Embed" ProgID="Visio.Drawing.11" ShapeID="_x0000_i1032" DrawAspect="Content" ObjectID="_1687242881" r:id="rId23"/>
          </w:object>
        </w:r>
      </w:del>
      <w:ins w:id="167" w:author="Administrator" w:date="2021-07-06T19:13:00Z">
        <w:r w:rsidR="00C8731B" w:rsidRPr="00C8731B">
          <w:t xml:space="preserve"> </w:t>
        </w:r>
      </w:ins>
      <w:ins w:id="168" w:author="Administrator" w:date="2021-07-06T19:13:00Z">
        <w:del w:id="169" w:author="Thanh Ngo" w:date="2021-07-07T14:03:00Z">
          <w:r w:rsidR="00C8731B" w:rsidDel="00A94A11">
            <w:object w:dxaOrig="15256" w:dyaOrig="7105" w14:anchorId="26A3FC0D">
              <v:shape id="_x0000_i1033" type="#_x0000_t75" style="width:492.75pt;height:258pt" o:ole="">
                <v:imagedata r:id="rId24" o:title=""/>
              </v:shape>
              <o:OLEObject Type="Embed" ProgID="Visio.Drawing.11" ShapeID="_x0000_i1033" DrawAspect="Content" ObjectID="_1687242882" r:id="rId25"/>
            </w:object>
          </w:r>
        </w:del>
      </w:ins>
      <w:ins w:id="170" w:author="Thanh Ngo" w:date="2021-07-07T14:04:00Z">
        <w:r w:rsidR="00A94A11" w:rsidRPr="00A94A11">
          <w:t xml:space="preserve"> </w:t>
        </w:r>
      </w:ins>
      <w:ins w:id="171" w:author="Thanh Ngo" w:date="2021-07-07T14:04:00Z">
        <w:r w:rsidR="00A94A11">
          <w:object w:dxaOrig="15241" w:dyaOrig="7080" w14:anchorId="4D86A32C">
            <v:shape id="_x0000_i1034" type="#_x0000_t75" style="width:468pt;height:217.5pt" o:ole="">
              <v:imagedata r:id="rId26" o:title=""/>
            </v:shape>
            <o:OLEObject Type="Embed" ProgID="Visio.Drawing.15" ShapeID="_x0000_i1034" DrawAspect="Content" ObjectID="_1687242883" r:id="rId27"/>
          </w:object>
        </w:r>
      </w:ins>
    </w:p>
    <w:tbl>
      <w:tblPr>
        <w:tblStyle w:val="TableGrid"/>
        <w:tblW w:w="9270" w:type="dxa"/>
        <w:tblInd w:w="625" w:type="dxa"/>
        <w:tblLook w:val="04A0" w:firstRow="1" w:lastRow="0" w:firstColumn="1" w:lastColumn="0" w:noHBand="0" w:noVBand="1"/>
      </w:tblPr>
      <w:tblGrid>
        <w:gridCol w:w="643"/>
        <w:gridCol w:w="2474"/>
        <w:gridCol w:w="6153"/>
      </w:tblGrid>
      <w:tr w:rsidR="001F4A98" w:rsidRPr="001542F1" w:rsidTr="001F4A98">
        <w:tc>
          <w:tcPr>
            <w:tcW w:w="643" w:type="dxa"/>
          </w:tcPr>
          <w:p w:rsidR="001F4A98" w:rsidRPr="001542F1" w:rsidRDefault="001F4A98" w:rsidP="001F4A98">
            <w:pPr>
              <w:jc w:val="center"/>
              <w:rPr>
                <w:sz w:val="24"/>
                <w:szCs w:val="24"/>
              </w:rPr>
            </w:pPr>
            <w:r w:rsidRPr="001542F1">
              <w:rPr>
                <w:sz w:val="24"/>
                <w:szCs w:val="24"/>
              </w:rPr>
              <w:t>STT</w:t>
            </w:r>
          </w:p>
        </w:tc>
        <w:tc>
          <w:tcPr>
            <w:tcW w:w="2474" w:type="dxa"/>
          </w:tcPr>
          <w:p w:rsidR="001F4A98" w:rsidRPr="001542F1" w:rsidRDefault="001F4A98" w:rsidP="00E1105A">
            <w:pPr>
              <w:jc w:val="center"/>
              <w:rPr>
                <w:sz w:val="24"/>
                <w:szCs w:val="24"/>
              </w:rPr>
            </w:pPr>
            <w:r w:rsidRPr="001542F1">
              <w:rPr>
                <w:sz w:val="24"/>
                <w:szCs w:val="24"/>
              </w:rPr>
              <w:t>Thành phần luồng</w:t>
            </w:r>
          </w:p>
        </w:tc>
        <w:tc>
          <w:tcPr>
            <w:tcW w:w="6153" w:type="dxa"/>
          </w:tcPr>
          <w:p w:rsidR="001F4A98" w:rsidRPr="001542F1" w:rsidRDefault="001F4A98" w:rsidP="00E1105A">
            <w:pPr>
              <w:jc w:val="center"/>
              <w:rPr>
                <w:sz w:val="24"/>
                <w:szCs w:val="24"/>
              </w:rPr>
            </w:pPr>
            <w:r w:rsidRPr="001542F1">
              <w:rPr>
                <w:sz w:val="24"/>
                <w:szCs w:val="24"/>
              </w:rPr>
              <w:t>Mô tả</w:t>
            </w:r>
          </w:p>
        </w:tc>
      </w:tr>
      <w:tr w:rsidR="001F4A98" w:rsidRPr="001542F1" w:rsidTr="001F4A98">
        <w:tc>
          <w:tcPr>
            <w:tcW w:w="643" w:type="dxa"/>
          </w:tcPr>
          <w:p w:rsidR="001F4A98" w:rsidRPr="001542F1" w:rsidRDefault="004B443F" w:rsidP="001F4A98">
            <w:pPr>
              <w:jc w:val="center"/>
              <w:rPr>
                <w:sz w:val="24"/>
                <w:szCs w:val="24"/>
              </w:rPr>
            </w:pPr>
            <w:r w:rsidRPr="001542F1">
              <w:rPr>
                <w:sz w:val="24"/>
                <w:szCs w:val="24"/>
              </w:rPr>
              <w:t>1</w:t>
            </w:r>
          </w:p>
        </w:tc>
        <w:tc>
          <w:tcPr>
            <w:tcW w:w="2474" w:type="dxa"/>
          </w:tcPr>
          <w:p w:rsidR="001F4A98" w:rsidRPr="001542F1" w:rsidRDefault="00404C8C" w:rsidP="00E1105A">
            <w:pPr>
              <w:rPr>
                <w:sz w:val="24"/>
                <w:szCs w:val="24"/>
              </w:rPr>
            </w:pPr>
            <w:r w:rsidRPr="001542F1">
              <w:rPr>
                <w:color w:val="333333"/>
                <w:sz w:val="24"/>
                <w:szCs w:val="24"/>
              </w:rPr>
              <w:t>Bước 1</w:t>
            </w:r>
            <w:r w:rsidR="004B443F" w:rsidRPr="001542F1">
              <w:rPr>
                <w:color w:val="333333"/>
                <w:sz w:val="24"/>
                <w:szCs w:val="24"/>
              </w:rPr>
              <w:t>,2</w:t>
            </w:r>
            <w:ins w:id="172" w:author="Administrator" w:date="2021-07-06T19:15:00Z">
              <w:r w:rsidR="00C8731B">
                <w:rPr>
                  <w:color w:val="333333"/>
                  <w:sz w:val="24"/>
                  <w:szCs w:val="24"/>
                </w:rPr>
                <w:t>,3</w:t>
              </w:r>
            </w:ins>
          </w:p>
        </w:tc>
        <w:tc>
          <w:tcPr>
            <w:tcW w:w="6153" w:type="dxa"/>
          </w:tcPr>
          <w:p w:rsidR="001F4A98" w:rsidRPr="001542F1" w:rsidRDefault="009C4DD2">
            <w:pPr>
              <w:rPr>
                <w:sz w:val="24"/>
                <w:szCs w:val="24"/>
              </w:rPr>
            </w:pPr>
            <w:r w:rsidRPr="001542F1">
              <w:rPr>
                <w:color w:val="333333"/>
                <w:sz w:val="24"/>
                <w:szCs w:val="24"/>
              </w:rPr>
              <w:t>BO@ client</w:t>
            </w:r>
            <w:r w:rsidR="00404C8C" w:rsidRPr="001542F1">
              <w:rPr>
                <w:color w:val="333333"/>
                <w:sz w:val="24"/>
                <w:szCs w:val="24"/>
              </w:rPr>
              <w:t xml:space="preserve"> gửi request giao dịch lên HostService. </w:t>
            </w:r>
            <w:r w:rsidR="004B443F" w:rsidRPr="001542F1">
              <w:rPr>
                <w:color w:val="333333"/>
                <w:sz w:val="24"/>
                <w:szCs w:val="24"/>
              </w:rPr>
              <w:t>BO@ check các điều kiện làm giao dịch</w:t>
            </w:r>
            <w:proofErr w:type="gramStart"/>
            <w:r w:rsidR="004B443F" w:rsidRPr="001542F1">
              <w:rPr>
                <w:color w:val="333333"/>
                <w:sz w:val="24"/>
                <w:szCs w:val="24"/>
              </w:rPr>
              <w:t>,</w:t>
            </w:r>
            <w:ins w:id="173" w:author="Administrator" w:date="2021-07-06T19:15:00Z">
              <w:r w:rsidR="00C8731B">
                <w:rPr>
                  <w:color w:val="333333"/>
                  <w:sz w:val="24"/>
                  <w:szCs w:val="24"/>
                </w:rPr>
                <w:t>và</w:t>
              </w:r>
              <w:proofErr w:type="gramEnd"/>
              <w:r w:rsidR="00C8731B">
                <w:rPr>
                  <w:color w:val="333333"/>
                  <w:sz w:val="24"/>
                  <w:szCs w:val="24"/>
                </w:rPr>
                <w:t xml:space="preserve"> thực hiện hạch toán giao dịch trên BO@.</w:t>
              </w:r>
            </w:ins>
            <w:r w:rsidR="004B443F" w:rsidRPr="001542F1">
              <w:rPr>
                <w:color w:val="333333"/>
                <w:sz w:val="24"/>
                <w:szCs w:val="24"/>
              </w:rPr>
              <w:t xml:space="preserve"> </w:t>
            </w:r>
            <w:del w:id="174" w:author="Administrator" w:date="2021-07-06T19:15:00Z">
              <w:r w:rsidR="004B443F" w:rsidRPr="001542F1" w:rsidDel="00C8731B">
                <w:rPr>
                  <w:color w:val="333333"/>
                  <w:sz w:val="24"/>
                  <w:szCs w:val="24"/>
                </w:rPr>
                <w:delText xml:space="preserve">sau </w:delText>
              </w:r>
            </w:del>
            <w:ins w:id="175" w:author="Administrator" w:date="2021-07-06T19:15:00Z">
              <w:r w:rsidR="00C8731B">
                <w:rPr>
                  <w:color w:val="333333"/>
                  <w:sz w:val="24"/>
                  <w:szCs w:val="24"/>
                </w:rPr>
                <w:t>S</w:t>
              </w:r>
              <w:r w:rsidR="00C8731B" w:rsidRPr="001542F1">
                <w:rPr>
                  <w:color w:val="333333"/>
                  <w:sz w:val="24"/>
                  <w:szCs w:val="24"/>
                </w:rPr>
                <w:t xml:space="preserve">au </w:t>
              </w:r>
            </w:ins>
            <w:r w:rsidR="004B443F" w:rsidRPr="001542F1">
              <w:rPr>
                <w:color w:val="333333"/>
                <w:sz w:val="24"/>
                <w:szCs w:val="24"/>
              </w:rPr>
              <w:t xml:space="preserve">đó </w:t>
            </w:r>
            <w:r w:rsidR="00404C8C" w:rsidRPr="001542F1">
              <w:rPr>
                <w:color w:val="333333"/>
                <w:sz w:val="24"/>
                <w:szCs w:val="24"/>
              </w:rPr>
              <w:t xml:space="preserve">HostService sẽ kiểm tra giao dịch này có cần gọi sang </w:t>
            </w:r>
            <w:r w:rsidR="00F41538" w:rsidRPr="001542F1">
              <w:rPr>
                <w:color w:val="333333"/>
                <w:sz w:val="24"/>
                <w:szCs w:val="24"/>
              </w:rPr>
              <w:t>OMS</w:t>
            </w:r>
            <w:r w:rsidR="00404C8C" w:rsidRPr="001542F1">
              <w:rPr>
                <w:color w:val="333333"/>
                <w:sz w:val="24"/>
                <w:szCs w:val="24"/>
              </w:rPr>
              <w:t xml:space="preserve"> hay không. Nếu cần thì sang bước </w:t>
            </w:r>
            <w:del w:id="176" w:author="Administrator" w:date="2021-07-06T19:16:00Z">
              <w:r w:rsidR="00404C8C" w:rsidRPr="001542F1" w:rsidDel="00C8731B">
                <w:rPr>
                  <w:color w:val="333333"/>
                  <w:sz w:val="24"/>
                  <w:szCs w:val="24"/>
                </w:rPr>
                <w:delText>2</w:delText>
              </w:r>
            </w:del>
            <w:proofErr w:type="gramStart"/>
            <w:ins w:id="177" w:author="Administrator" w:date="2021-07-06T19:16:00Z">
              <w:r w:rsidR="00C8731B">
                <w:rPr>
                  <w:color w:val="333333"/>
                  <w:sz w:val="24"/>
                  <w:szCs w:val="24"/>
                </w:rPr>
                <w:t>4</w:t>
              </w:r>
            </w:ins>
            <w:r w:rsidR="00404C8C" w:rsidRPr="001542F1">
              <w:rPr>
                <w:color w:val="333333"/>
                <w:sz w:val="24"/>
                <w:szCs w:val="24"/>
              </w:rPr>
              <w:t>,</w:t>
            </w:r>
            <w:proofErr w:type="gramEnd"/>
            <w:r w:rsidR="00404C8C" w:rsidRPr="001542F1">
              <w:rPr>
                <w:color w:val="333333"/>
                <w:sz w:val="24"/>
                <w:szCs w:val="24"/>
              </w:rPr>
              <w:t xml:space="preserve"> không cần thì sang bước </w:t>
            </w:r>
            <w:ins w:id="178" w:author="Administrator" w:date="2021-07-06T19:16:00Z">
              <w:r w:rsidR="00C8731B">
                <w:rPr>
                  <w:color w:val="333333"/>
                  <w:sz w:val="24"/>
                  <w:szCs w:val="24"/>
                </w:rPr>
                <w:t>8</w:t>
              </w:r>
            </w:ins>
            <w:del w:id="179" w:author="Administrator" w:date="2021-07-06T19:16:00Z">
              <w:r w:rsidR="00404C8C" w:rsidRPr="001542F1" w:rsidDel="00C8731B">
                <w:rPr>
                  <w:color w:val="333333"/>
                  <w:sz w:val="24"/>
                  <w:szCs w:val="24"/>
                </w:rPr>
                <w:delText>3</w:delText>
              </w:r>
            </w:del>
            <w:r w:rsidR="00404C8C" w:rsidRPr="001542F1">
              <w:rPr>
                <w:color w:val="333333"/>
                <w:sz w:val="24"/>
                <w:szCs w:val="24"/>
              </w:rPr>
              <w:t>.</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2</w:t>
            </w:r>
          </w:p>
        </w:tc>
        <w:tc>
          <w:tcPr>
            <w:tcW w:w="2474" w:type="dxa"/>
          </w:tcPr>
          <w:p w:rsidR="001F4A98" w:rsidRPr="001542F1" w:rsidRDefault="004904D0" w:rsidP="00E1105A">
            <w:pPr>
              <w:rPr>
                <w:sz w:val="24"/>
                <w:szCs w:val="24"/>
              </w:rPr>
            </w:pPr>
            <w:r w:rsidRPr="001542F1">
              <w:rPr>
                <w:color w:val="333333"/>
                <w:sz w:val="24"/>
                <w:szCs w:val="24"/>
              </w:rPr>
              <w:t>Bước</w:t>
            </w:r>
            <w:r w:rsidR="004B443F" w:rsidRPr="001542F1">
              <w:rPr>
                <w:color w:val="333333"/>
                <w:sz w:val="24"/>
                <w:szCs w:val="24"/>
              </w:rPr>
              <w:t xml:space="preserve"> </w:t>
            </w:r>
            <w:ins w:id="180" w:author="Administrator" w:date="2021-07-06T19:16:00Z">
              <w:r w:rsidR="00C8731B">
                <w:rPr>
                  <w:color w:val="333333"/>
                  <w:sz w:val="24"/>
                  <w:szCs w:val="24"/>
                </w:rPr>
                <w:t>4,5,6</w:t>
              </w:r>
            </w:ins>
            <w:del w:id="181" w:author="Administrator" w:date="2021-07-06T19:16:00Z">
              <w:r w:rsidR="004B443F" w:rsidRPr="001542F1" w:rsidDel="00C8731B">
                <w:rPr>
                  <w:color w:val="333333"/>
                  <w:sz w:val="24"/>
                  <w:szCs w:val="24"/>
                </w:rPr>
                <w:delText>3</w:delText>
              </w:r>
            </w:del>
          </w:p>
        </w:tc>
        <w:tc>
          <w:tcPr>
            <w:tcW w:w="6153" w:type="dxa"/>
          </w:tcPr>
          <w:p w:rsidR="001F4A98" w:rsidRPr="001542F1" w:rsidRDefault="004904D0" w:rsidP="00F41538">
            <w:pPr>
              <w:rPr>
                <w:sz w:val="24"/>
                <w:szCs w:val="24"/>
              </w:rPr>
            </w:pPr>
            <w:r w:rsidRPr="001542F1">
              <w:rPr>
                <w:color w:val="333333"/>
                <w:sz w:val="24"/>
                <w:szCs w:val="24"/>
              </w:rPr>
              <w:t xml:space="preserve">HostService gọi vào </w:t>
            </w:r>
            <w:r w:rsidR="00F41538" w:rsidRPr="001542F1">
              <w:rPr>
                <w:color w:val="333333"/>
                <w:sz w:val="24"/>
                <w:szCs w:val="24"/>
              </w:rPr>
              <w:t>ORSService</w:t>
            </w:r>
            <w:r w:rsidRPr="001542F1">
              <w:rPr>
                <w:color w:val="333333"/>
                <w:sz w:val="24"/>
                <w:szCs w:val="24"/>
              </w:rPr>
              <w:t xml:space="preserve"> để tạo giao dịch. Nếu hạch toán không thành công thì trả về mã lỗi</w:t>
            </w:r>
            <w:ins w:id="182" w:author="Administrator" w:date="2021-07-06T19:16:00Z">
              <w:r w:rsidR="00C8731B">
                <w:rPr>
                  <w:color w:val="333333"/>
                  <w:sz w:val="24"/>
                  <w:szCs w:val="24"/>
                </w:rPr>
                <w:t xml:space="preserve"> và gọi tiếp bước</w:t>
              </w:r>
            </w:ins>
            <w:ins w:id="183" w:author="Administrator" w:date="2021-07-06T19:17:00Z">
              <w:r w:rsidR="00C8731B">
                <w:rPr>
                  <w:color w:val="333333"/>
                  <w:sz w:val="24"/>
                  <w:szCs w:val="24"/>
                </w:rPr>
                <w:t xml:space="preserve"> 7</w:t>
              </w:r>
            </w:ins>
            <w:r w:rsidRPr="001542F1">
              <w:rPr>
                <w:color w:val="333333"/>
                <w:sz w:val="24"/>
                <w:szCs w:val="24"/>
              </w:rPr>
              <w:t xml:space="preserve">. Nếu thành công thì sang bước </w:t>
            </w:r>
            <w:ins w:id="184" w:author="Administrator" w:date="2021-07-06T19:17:00Z">
              <w:r w:rsidR="00C8731B">
                <w:rPr>
                  <w:color w:val="333333"/>
                  <w:sz w:val="24"/>
                  <w:szCs w:val="24"/>
                </w:rPr>
                <w:t>8</w:t>
              </w:r>
            </w:ins>
            <w:del w:id="185" w:author="Administrator" w:date="2021-07-06T19:17:00Z">
              <w:r w:rsidR="004B443F" w:rsidRPr="001542F1" w:rsidDel="00C8731B">
                <w:rPr>
                  <w:color w:val="333333"/>
                  <w:sz w:val="24"/>
                  <w:szCs w:val="24"/>
                </w:rPr>
                <w:delText>4</w:delText>
              </w:r>
            </w:del>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3</w:t>
            </w:r>
          </w:p>
        </w:tc>
        <w:tc>
          <w:tcPr>
            <w:tcW w:w="2474" w:type="dxa"/>
          </w:tcPr>
          <w:p w:rsidR="001F4A98" w:rsidRPr="001542F1" w:rsidRDefault="00CE68DF">
            <w:pPr>
              <w:rPr>
                <w:sz w:val="24"/>
                <w:szCs w:val="24"/>
              </w:rPr>
            </w:pPr>
            <w:r w:rsidRPr="001542F1">
              <w:rPr>
                <w:color w:val="333333"/>
                <w:sz w:val="24"/>
                <w:szCs w:val="24"/>
              </w:rPr>
              <w:t xml:space="preserve">Bước </w:t>
            </w:r>
            <w:del w:id="186" w:author="Administrator" w:date="2021-07-06T19:17:00Z">
              <w:r w:rsidR="004B443F" w:rsidRPr="001542F1" w:rsidDel="00C8731B">
                <w:rPr>
                  <w:color w:val="333333"/>
                  <w:sz w:val="24"/>
                  <w:szCs w:val="24"/>
                </w:rPr>
                <w:delText>4</w:delText>
              </w:r>
            </w:del>
            <w:ins w:id="187" w:author="Administrator" w:date="2021-07-06T19:17:00Z">
              <w:r w:rsidR="00C8731B">
                <w:rPr>
                  <w:color w:val="333333"/>
                  <w:sz w:val="24"/>
                  <w:szCs w:val="24"/>
                </w:rPr>
                <w:t>7</w:t>
              </w:r>
            </w:ins>
          </w:p>
        </w:tc>
        <w:tc>
          <w:tcPr>
            <w:tcW w:w="6153" w:type="dxa"/>
          </w:tcPr>
          <w:p w:rsidR="001F4A98" w:rsidRPr="001542F1" w:rsidRDefault="00CE68DF" w:rsidP="00E1105A">
            <w:pPr>
              <w:rPr>
                <w:sz w:val="24"/>
                <w:szCs w:val="24"/>
              </w:rPr>
            </w:pPr>
            <w:del w:id="188" w:author="Administrator" w:date="2021-07-06T19:17:00Z">
              <w:r w:rsidRPr="001542F1" w:rsidDel="00C8731B">
                <w:rPr>
                  <w:color w:val="333333"/>
                  <w:sz w:val="24"/>
                  <w:szCs w:val="24"/>
                </w:rPr>
                <w:delText>HostService gọi vào database Flex để sinh giao dịch.</w:delText>
              </w:r>
            </w:del>
            <w:ins w:id="189" w:author="Administrator" w:date="2021-07-06T19:17:00Z">
              <w:r w:rsidR="00C8731B">
                <w:rPr>
                  <w:color w:val="333333"/>
                  <w:sz w:val="24"/>
                  <w:szCs w:val="24"/>
                </w:rPr>
                <w:t>Thực hiện RollBack các bút toán đã thực hiện ở bước 3</w:t>
              </w:r>
            </w:ins>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4</w:t>
            </w:r>
          </w:p>
        </w:tc>
        <w:tc>
          <w:tcPr>
            <w:tcW w:w="2474" w:type="dxa"/>
          </w:tcPr>
          <w:p w:rsidR="001F4A98" w:rsidRPr="001542F1" w:rsidRDefault="00CE68DF">
            <w:pPr>
              <w:rPr>
                <w:sz w:val="24"/>
                <w:szCs w:val="24"/>
              </w:rPr>
            </w:pPr>
            <w:r w:rsidRPr="001542F1">
              <w:rPr>
                <w:color w:val="333333"/>
                <w:sz w:val="24"/>
                <w:szCs w:val="24"/>
              </w:rPr>
              <w:t xml:space="preserve">Bước </w:t>
            </w:r>
            <w:del w:id="190" w:author="Administrator" w:date="2021-07-06T19:17:00Z">
              <w:r w:rsidR="004B443F" w:rsidRPr="001542F1" w:rsidDel="00C8731B">
                <w:rPr>
                  <w:color w:val="333333"/>
                  <w:sz w:val="24"/>
                  <w:szCs w:val="24"/>
                </w:rPr>
                <w:delText>5</w:delText>
              </w:r>
            </w:del>
            <w:ins w:id="191" w:author="Administrator" w:date="2021-07-06T19:17:00Z">
              <w:r w:rsidR="00C8731B">
                <w:rPr>
                  <w:color w:val="333333"/>
                  <w:sz w:val="24"/>
                  <w:szCs w:val="24"/>
                </w:rPr>
                <w:t>8</w:t>
              </w:r>
            </w:ins>
          </w:p>
        </w:tc>
        <w:tc>
          <w:tcPr>
            <w:tcW w:w="6153" w:type="dxa"/>
          </w:tcPr>
          <w:p w:rsidR="001F4A98" w:rsidRPr="001542F1" w:rsidRDefault="00CE68DF" w:rsidP="009C4DD2">
            <w:pPr>
              <w:rPr>
                <w:sz w:val="24"/>
                <w:szCs w:val="24"/>
              </w:rPr>
            </w:pPr>
            <w:del w:id="192" w:author="Administrator" w:date="2021-07-06T19:17:00Z">
              <w:r w:rsidRPr="001542F1" w:rsidDel="00C8731B">
                <w:rPr>
                  <w:color w:val="333333"/>
                  <w:sz w:val="24"/>
                  <w:szCs w:val="24"/>
                </w:rPr>
                <w:delText xml:space="preserve">DB </w:delText>
              </w:r>
              <w:r w:rsidR="009C4DD2" w:rsidRPr="001542F1" w:rsidDel="00C8731B">
                <w:rPr>
                  <w:color w:val="333333"/>
                  <w:sz w:val="24"/>
                  <w:szCs w:val="24"/>
                </w:rPr>
                <w:delText>BO@</w:delText>
              </w:r>
              <w:r w:rsidRPr="001542F1" w:rsidDel="00C8731B">
                <w:rPr>
                  <w:color w:val="333333"/>
                  <w:sz w:val="24"/>
                  <w:szCs w:val="24"/>
                </w:rPr>
                <w:delText xml:space="preserve"> thực hiện sinh giao dịch, trả kết quả về cho HostService.</w:delText>
              </w:r>
            </w:del>
            <w:ins w:id="193" w:author="Administrator" w:date="2021-07-06T19:17:00Z">
              <w:r w:rsidR="00C8731B">
                <w:rPr>
                  <w:color w:val="333333"/>
                  <w:sz w:val="24"/>
                  <w:szCs w:val="24"/>
                </w:rPr>
                <w:t>Commit transaction giao dịch và phản hồi thành công về phía client</w:t>
              </w:r>
            </w:ins>
          </w:p>
        </w:tc>
      </w:tr>
    </w:tbl>
    <w:p w:rsidR="007C7CB4" w:rsidRPr="001542F1" w:rsidRDefault="007C7CB4" w:rsidP="007C7CB4">
      <w:p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p>
    <w:p w:rsidR="00090613" w:rsidRPr="001542F1" w:rsidRDefault="004C61C4" w:rsidP="00E1105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Các giao dịch khác</w:t>
      </w:r>
      <w:r w:rsidR="0043746F" w:rsidRPr="001542F1">
        <w:rPr>
          <w:rFonts w:ascii="Times New Roman" w:eastAsia="Times New Roman" w:hAnsi="Times New Roman" w:cs="Times New Roman"/>
          <w:b/>
          <w:color w:val="333333"/>
          <w:sz w:val="24"/>
          <w:szCs w:val="24"/>
        </w:rPr>
        <w:t xml:space="preserve"> từ BO@</w:t>
      </w:r>
      <w:r w:rsidR="00366E12" w:rsidRPr="001542F1">
        <w:rPr>
          <w:rFonts w:ascii="Times New Roman" w:eastAsia="Times New Roman" w:hAnsi="Times New Roman" w:cs="Times New Roman"/>
          <w:b/>
          <w:color w:val="333333"/>
          <w:sz w:val="24"/>
          <w:szCs w:val="24"/>
        </w:rPr>
        <w:t xml:space="preserve"> ( luồng Asyns)</w:t>
      </w:r>
    </w:p>
    <w:p w:rsidR="007C7CB4" w:rsidRPr="001542F1" w:rsidRDefault="007C7CB4" w:rsidP="007C7CB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color w:val="333333"/>
          <w:sz w:val="24"/>
          <w:szCs w:val="24"/>
        </w:rPr>
      </w:pPr>
    </w:p>
    <w:p w:rsidR="00D17E6F" w:rsidRPr="001542F1" w:rsidRDefault="00D17E6F" w:rsidP="00D17E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 xml:space="preserve">Các giao dịch gọi từ hệ thống khác mà không làm giảm sức mua của tiểu khoản sẽ được đi theo luồng Asyns để đẩy </w:t>
      </w:r>
      <w:proofErr w:type="gramStart"/>
      <w:r w:rsidRPr="001542F1">
        <w:rPr>
          <w:rFonts w:ascii="Times New Roman" w:eastAsia="Times New Roman" w:hAnsi="Times New Roman" w:cs="Times New Roman"/>
          <w:color w:val="333333"/>
          <w:sz w:val="24"/>
          <w:szCs w:val="24"/>
        </w:rPr>
        <w:t>request  lên</w:t>
      </w:r>
      <w:proofErr w:type="gramEnd"/>
      <w:r w:rsidRPr="001542F1">
        <w:rPr>
          <w:rFonts w:ascii="Times New Roman" w:eastAsia="Times New Roman" w:hAnsi="Times New Roman" w:cs="Times New Roman"/>
          <w:color w:val="333333"/>
          <w:sz w:val="24"/>
          <w:szCs w:val="24"/>
        </w:rPr>
        <w:t xml:space="preserve"> OMS</w:t>
      </w:r>
    </w:p>
    <w:p w:rsidR="004C61C4" w:rsidRPr="001542F1" w:rsidRDefault="00097D37" w:rsidP="00090613">
      <w:pPr>
        <w:shd w:val="clear" w:color="auto" w:fill="FFFFFF"/>
        <w:spacing w:before="100" w:beforeAutospacing="1" w:after="100" w:afterAutospacing="1" w:line="240" w:lineRule="auto"/>
        <w:ind w:left="720"/>
        <w:rPr>
          <w:rFonts w:ascii="Times New Roman" w:hAnsi="Times New Roman" w:cs="Times New Roman"/>
          <w:sz w:val="24"/>
          <w:szCs w:val="24"/>
        </w:rPr>
      </w:pPr>
      <w:r w:rsidRPr="00321541">
        <w:rPr>
          <w:rFonts w:ascii="Times New Roman" w:hAnsi="Times New Roman" w:cs="Times New Roman"/>
          <w:sz w:val="24"/>
          <w:szCs w:val="24"/>
        </w:rPr>
        <w:object w:dxaOrig="15181" w:dyaOrig="6526" w14:anchorId="7C0956B9">
          <v:shape id="_x0000_i1035" type="#_x0000_t75" style="width:468pt;height:201pt" o:ole="">
            <v:imagedata r:id="rId28" o:title=""/>
          </v:shape>
          <o:OLEObject Type="Embed" ProgID="Visio.Drawing.15" ShapeID="_x0000_i1035" DrawAspect="Content" ObjectID="_1687242884" r:id="rId29"/>
        </w:object>
      </w:r>
    </w:p>
    <w:tbl>
      <w:tblPr>
        <w:tblStyle w:val="TableGrid"/>
        <w:tblW w:w="9270" w:type="dxa"/>
        <w:tblInd w:w="625" w:type="dxa"/>
        <w:tblLook w:val="04A0" w:firstRow="1" w:lastRow="0" w:firstColumn="1" w:lastColumn="0" w:noHBand="0" w:noVBand="1"/>
      </w:tblPr>
      <w:tblGrid>
        <w:gridCol w:w="643"/>
        <w:gridCol w:w="2474"/>
        <w:gridCol w:w="6153"/>
      </w:tblGrid>
      <w:tr w:rsidR="000354AE" w:rsidRPr="001542F1" w:rsidTr="00E1105A">
        <w:tc>
          <w:tcPr>
            <w:tcW w:w="643" w:type="dxa"/>
          </w:tcPr>
          <w:p w:rsidR="000354AE" w:rsidRPr="001542F1" w:rsidRDefault="000354AE" w:rsidP="00E1105A">
            <w:pPr>
              <w:jc w:val="center"/>
              <w:rPr>
                <w:sz w:val="24"/>
                <w:szCs w:val="24"/>
              </w:rPr>
            </w:pPr>
            <w:r w:rsidRPr="001542F1">
              <w:rPr>
                <w:sz w:val="24"/>
                <w:szCs w:val="24"/>
              </w:rPr>
              <w:t>STT</w:t>
            </w:r>
          </w:p>
        </w:tc>
        <w:tc>
          <w:tcPr>
            <w:tcW w:w="2474" w:type="dxa"/>
          </w:tcPr>
          <w:p w:rsidR="000354AE" w:rsidRPr="001542F1" w:rsidRDefault="000354AE" w:rsidP="00E1105A">
            <w:pPr>
              <w:jc w:val="center"/>
              <w:rPr>
                <w:sz w:val="24"/>
                <w:szCs w:val="24"/>
              </w:rPr>
            </w:pPr>
            <w:r w:rsidRPr="001542F1">
              <w:rPr>
                <w:sz w:val="24"/>
                <w:szCs w:val="24"/>
              </w:rPr>
              <w:t>Thành phần luồng</w:t>
            </w:r>
          </w:p>
        </w:tc>
        <w:tc>
          <w:tcPr>
            <w:tcW w:w="6153" w:type="dxa"/>
          </w:tcPr>
          <w:p w:rsidR="000354AE" w:rsidRPr="001542F1" w:rsidRDefault="000354AE" w:rsidP="00E1105A">
            <w:pPr>
              <w:jc w:val="center"/>
              <w:rPr>
                <w:sz w:val="24"/>
                <w:szCs w:val="24"/>
              </w:rPr>
            </w:pPr>
            <w:r w:rsidRPr="001542F1">
              <w:rPr>
                <w:sz w:val="24"/>
                <w:szCs w:val="24"/>
              </w:rPr>
              <w:t>Mô tả</w:t>
            </w:r>
          </w:p>
        </w:tc>
      </w:tr>
      <w:tr w:rsidR="000354AE" w:rsidRPr="001542F1" w:rsidTr="00E1105A">
        <w:tc>
          <w:tcPr>
            <w:tcW w:w="643" w:type="dxa"/>
          </w:tcPr>
          <w:p w:rsidR="000354AE" w:rsidRPr="001542F1" w:rsidRDefault="000354AE" w:rsidP="00E1105A">
            <w:pPr>
              <w:jc w:val="center"/>
              <w:rPr>
                <w:sz w:val="24"/>
                <w:szCs w:val="24"/>
              </w:rPr>
            </w:pPr>
          </w:p>
        </w:tc>
        <w:tc>
          <w:tcPr>
            <w:tcW w:w="2474" w:type="dxa"/>
          </w:tcPr>
          <w:p w:rsidR="000354AE" w:rsidRPr="001542F1" w:rsidRDefault="000354AE" w:rsidP="00E1105A">
            <w:pPr>
              <w:rPr>
                <w:sz w:val="24"/>
                <w:szCs w:val="24"/>
              </w:rPr>
            </w:pPr>
            <w:r w:rsidRPr="001542F1">
              <w:rPr>
                <w:color w:val="333333"/>
                <w:sz w:val="24"/>
                <w:szCs w:val="24"/>
              </w:rPr>
              <w:t>Bước 1</w:t>
            </w:r>
          </w:p>
        </w:tc>
        <w:tc>
          <w:tcPr>
            <w:tcW w:w="6153" w:type="dxa"/>
          </w:tcPr>
          <w:p w:rsidR="000354AE" w:rsidRPr="001542F1" w:rsidRDefault="009C4DD2" w:rsidP="00E1105A">
            <w:pPr>
              <w:rPr>
                <w:sz w:val="24"/>
                <w:szCs w:val="24"/>
              </w:rPr>
            </w:pPr>
            <w:r w:rsidRPr="001542F1">
              <w:rPr>
                <w:color w:val="333333"/>
                <w:sz w:val="24"/>
                <w:szCs w:val="24"/>
              </w:rPr>
              <w:t>Bo@</w:t>
            </w:r>
            <w:r w:rsidR="000A551F" w:rsidRPr="001542F1">
              <w:rPr>
                <w:color w:val="333333"/>
                <w:sz w:val="24"/>
                <w:szCs w:val="24"/>
              </w:rPr>
              <w:t xml:space="preserve"> gửi request giao dịch lên HostService.</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2</w:t>
            </w:r>
          </w:p>
        </w:tc>
        <w:tc>
          <w:tcPr>
            <w:tcW w:w="2474" w:type="dxa"/>
          </w:tcPr>
          <w:p w:rsidR="000354AE" w:rsidRPr="001542F1" w:rsidRDefault="000354AE" w:rsidP="00E1105A">
            <w:pPr>
              <w:rPr>
                <w:sz w:val="24"/>
                <w:szCs w:val="24"/>
              </w:rPr>
            </w:pPr>
            <w:r w:rsidRPr="001542F1">
              <w:rPr>
                <w:color w:val="333333"/>
                <w:sz w:val="24"/>
                <w:szCs w:val="24"/>
              </w:rPr>
              <w:t>Bước 2</w:t>
            </w:r>
          </w:p>
        </w:tc>
        <w:tc>
          <w:tcPr>
            <w:tcW w:w="6153" w:type="dxa"/>
          </w:tcPr>
          <w:p w:rsidR="000354AE" w:rsidRPr="001542F1" w:rsidRDefault="000A551F" w:rsidP="00E1105A">
            <w:pPr>
              <w:rPr>
                <w:sz w:val="24"/>
                <w:szCs w:val="24"/>
              </w:rPr>
            </w:pPr>
            <w:r w:rsidRPr="001542F1">
              <w:rPr>
                <w:color w:val="333333"/>
                <w:sz w:val="24"/>
                <w:szCs w:val="24"/>
              </w:rPr>
              <w:t>HostService gọi vào database Flex để sinh giao dịch</w:t>
            </w:r>
            <w:r w:rsidR="0084444C"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3</w:t>
            </w:r>
          </w:p>
        </w:tc>
        <w:tc>
          <w:tcPr>
            <w:tcW w:w="2474" w:type="dxa"/>
          </w:tcPr>
          <w:p w:rsidR="000354AE" w:rsidRPr="001542F1" w:rsidRDefault="000354AE" w:rsidP="00E1105A">
            <w:pPr>
              <w:rPr>
                <w:sz w:val="24"/>
                <w:szCs w:val="24"/>
              </w:rPr>
            </w:pPr>
            <w:r w:rsidRPr="001542F1">
              <w:rPr>
                <w:color w:val="333333"/>
                <w:sz w:val="24"/>
                <w:szCs w:val="24"/>
              </w:rPr>
              <w:t>Bước 3</w:t>
            </w:r>
          </w:p>
        </w:tc>
        <w:tc>
          <w:tcPr>
            <w:tcW w:w="6153" w:type="dxa"/>
          </w:tcPr>
          <w:p w:rsidR="000354AE" w:rsidRPr="001542F1" w:rsidRDefault="000A551F" w:rsidP="0023202D">
            <w:pPr>
              <w:rPr>
                <w:sz w:val="24"/>
                <w:szCs w:val="24"/>
              </w:rPr>
            </w:pPr>
            <w:r w:rsidRPr="001542F1">
              <w:rPr>
                <w:color w:val="333333"/>
                <w:sz w:val="24"/>
                <w:szCs w:val="24"/>
              </w:rPr>
              <w:t xml:space="preserve">DB Flex thực hiện sinh giao dịch, trả kết quả về cho HostService đồng thời ghi nhận lại yêu cầu đồng bộ sang </w:t>
            </w:r>
            <w:r w:rsidR="0023202D" w:rsidRPr="001542F1">
              <w:rPr>
                <w:color w:val="333333"/>
                <w:sz w:val="24"/>
                <w:szCs w:val="24"/>
              </w:rPr>
              <w:t>OMS</w:t>
            </w:r>
            <w:r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4</w:t>
            </w:r>
          </w:p>
        </w:tc>
        <w:tc>
          <w:tcPr>
            <w:tcW w:w="2474" w:type="dxa"/>
          </w:tcPr>
          <w:p w:rsidR="000354AE" w:rsidRPr="001542F1" w:rsidRDefault="000354AE" w:rsidP="00E1105A">
            <w:pPr>
              <w:rPr>
                <w:sz w:val="24"/>
                <w:szCs w:val="24"/>
              </w:rPr>
            </w:pPr>
            <w:r w:rsidRPr="001542F1">
              <w:rPr>
                <w:color w:val="333333"/>
                <w:sz w:val="24"/>
                <w:szCs w:val="24"/>
              </w:rPr>
              <w:t>Bước 4</w:t>
            </w:r>
          </w:p>
        </w:tc>
        <w:tc>
          <w:tcPr>
            <w:tcW w:w="6153" w:type="dxa"/>
          </w:tcPr>
          <w:p w:rsidR="000354AE" w:rsidRPr="001542F1" w:rsidRDefault="006B5273" w:rsidP="00E1105A">
            <w:pPr>
              <w:rPr>
                <w:sz w:val="24"/>
                <w:szCs w:val="24"/>
              </w:rPr>
            </w:pPr>
            <w:r w:rsidRPr="001542F1">
              <w:rPr>
                <w:color w:val="333333"/>
                <w:sz w:val="24"/>
                <w:szCs w:val="24"/>
              </w:rPr>
              <w:t>Trả kết quả về cho Client.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5</w:t>
            </w:r>
          </w:p>
        </w:tc>
        <w:tc>
          <w:tcPr>
            <w:tcW w:w="2474" w:type="dxa"/>
          </w:tcPr>
          <w:p w:rsidR="000354AE" w:rsidRPr="001542F1" w:rsidRDefault="000354AE" w:rsidP="00E1105A">
            <w:pPr>
              <w:rPr>
                <w:sz w:val="24"/>
                <w:szCs w:val="24"/>
              </w:rPr>
            </w:pPr>
            <w:r w:rsidRPr="001542F1">
              <w:rPr>
                <w:color w:val="333333"/>
                <w:sz w:val="24"/>
                <w:szCs w:val="24"/>
              </w:rPr>
              <w:t>Bước 5</w:t>
            </w:r>
          </w:p>
        </w:tc>
        <w:tc>
          <w:tcPr>
            <w:tcW w:w="6153" w:type="dxa"/>
          </w:tcPr>
          <w:p w:rsidR="000354AE" w:rsidRPr="001542F1" w:rsidRDefault="0023202D" w:rsidP="00E1105A">
            <w:pPr>
              <w:rPr>
                <w:sz w:val="24"/>
                <w:szCs w:val="24"/>
              </w:rPr>
            </w:pPr>
            <w:r w:rsidRPr="001542F1">
              <w:rPr>
                <w:color w:val="333333"/>
                <w:sz w:val="24"/>
                <w:szCs w:val="24"/>
              </w:rPr>
              <w:t xml:space="preserve">BO Sync sẽ ghi nhận request để đẩy message giao dịch vào </w:t>
            </w:r>
            <w:r w:rsidR="00C87D13" w:rsidRPr="001542F1">
              <w:rPr>
                <w:sz w:val="24"/>
                <w:szCs w:val="24"/>
              </w:rPr>
              <w:t>Kafka</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6</w:t>
            </w:r>
          </w:p>
        </w:tc>
        <w:tc>
          <w:tcPr>
            <w:tcW w:w="2474" w:type="dxa"/>
          </w:tcPr>
          <w:p w:rsidR="0023202D" w:rsidRPr="001542F1" w:rsidRDefault="0023202D" w:rsidP="00E1105A">
            <w:pPr>
              <w:rPr>
                <w:color w:val="333333"/>
                <w:sz w:val="24"/>
                <w:szCs w:val="24"/>
              </w:rPr>
            </w:pPr>
            <w:r w:rsidRPr="001542F1">
              <w:rPr>
                <w:color w:val="333333"/>
                <w:sz w:val="24"/>
                <w:szCs w:val="24"/>
              </w:rPr>
              <w:t>Bước 6</w:t>
            </w:r>
          </w:p>
        </w:tc>
        <w:tc>
          <w:tcPr>
            <w:tcW w:w="6153" w:type="dxa"/>
          </w:tcPr>
          <w:p w:rsidR="0023202D" w:rsidRPr="001542F1" w:rsidRDefault="0023202D" w:rsidP="00E1105A">
            <w:pPr>
              <w:rPr>
                <w:color w:val="333333"/>
                <w:sz w:val="24"/>
                <w:szCs w:val="24"/>
              </w:rPr>
            </w:pPr>
            <w:r w:rsidRPr="001542F1">
              <w:rPr>
                <w:color w:val="333333"/>
                <w:sz w:val="24"/>
                <w:szCs w:val="24"/>
              </w:rPr>
              <w:t xml:space="preserve">ORSSyn đọc dữ liệu từ </w:t>
            </w:r>
            <w:r w:rsidR="00C87D13" w:rsidRPr="001542F1">
              <w:rPr>
                <w:sz w:val="24"/>
                <w:szCs w:val="24"/>
              </w:rPr>
              <w:t xml:space="preserve">Kafka </w:t>
            </w:r>
            <w:r w:rsidRPr="001542F1">
              <w:rPr>
                <w:color w:val="333333"/>
                <w:sz w:val="24"/>
                <w:szCs w:val="24"/>
              </w:rPr>
              <w:t>để đẩy vào ORSService</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7</w:t>
            </w:r>
          </w:p>
        </w:tc>
        <w:tc>
          <w:tcPr>
            <w:tcW w:w="2474" w:type="dxa"/>
          </w:tcPr>
          <w:p w:rsidR="0023202D" w:rsidRPr="001542F1" w:rsidRDefault="0023202D" w:rsidP="00E1105A">
            <w:pPr>
              <w:rPr>
                <w:color w:val="333333"/>
                <w:sz w:val="24"/>
                <w:szCs w:val="24"/>
              </w:rPr>
            </w:pPr>
            <w:r w:rsidRPr="001542F1">
              <w:rPr>
                <w:color w:val="333333"/>
                <w:sz w:val="24"/>
                <w:szCs w:val="24"/>
              </w:rPr>
              <w:t>Bước 7</w:t>
            </w:r>
          </w:p>
        </w:tc>
        <w:tc>
          <w:tcPr>
            <w:tcW w:w="6153" w:type="dxa"/>
          </w:tcPr>
          <w:p w:rsidR="0023202D" w:rsidRPr="001542F1" w:rsidRDefault="0023202D" w:rsidP="009C4DD2">
            <w:pPr>
              <w:rPr>
                <w:color w:val="333333"/>
                <w:sz w:val="24"/>
                <w:szCs w:val="24"/>
              </w:rPr>
            </w:pPr>
            <w:r w:rsidRPr="001542F1">
              <w:rPr>
                <w:color w:val="333333"/>
                <w:sz w:val="24"/>
                <w:szCs w:val="24"/>
              </w:rPr>
              <w:t>ORSService gọi giao dịch cập nhật ở OMS</w:t>
            </w:r>
            <w:r w:rsidR="004F62A0" w:rsidRPr="001542F1">
              <w:rPr>
                <w:color w:val="333333"/>
                <w:sz w:val="24"/>
                <w:szCs w:val="24"/>
              </w:rPr>
              <w:t xml:space="preserve">, gửi phản hồi thành công hay thất bại về phía DB </w:t>
            </w:r>
            <w:r w:rsidR="009C4DD2" w:rsidRPr="001542F1">
              <w:rPr>
                <w:color w:val="333333"/>
                <w:sz w:val="24"/>
                <w:szCs w:val="24"/>
              </w:rPr>
              <w:t>BO@</w:t>
            </w:r>
            <w:r w:rsidR="004F62A0" w:rsidRPr="001542F1">
              <w:rPr>
                <w:color w:val="333333"/>
                <w:sz w:val="24"/>
                <w:szCs w:val="24"/>
              </w:rPr>
              <w:t xml:space="preserve"> </w:t>
            </w:r>
            <w:r w:rsidR="009C4DD2" w:rsidRPr="001542F1">
              <w:rPr>
                <w:color w:val="333333"/>
                <w:sz w:val="24"/>
                <w:szCs w:val="24"/>
              </w:rPr>
              <w:t xml:space="preserve">thông qua N-ORS để đẩy vào </w:t>
            </w:r>
            <w:r w:rsidR="00C87D13" w:rsidRPr="001542F1">
              <w:rPr>
                <w:sz w:val="24"/>
                <w:szCs w:val="24"/>
              </w:rPr>
              <w:t>Kafka</w:t>
            </w:r>
          </w:p>
        </w:tc>
      </w:tr>
    </w:tbl>
    <w:p w:rsidR="002E4A85" w:rsidRPr="001542F1" w:rsidRDefault="002E4A85" w:rsidP="004177A6">
      <w:pPr>
        <w:rPr>
          <w:rFonts w:ascii="Times New Roman" w:hAnsi="Times New Roman" w:cs="Times New Roman"/>
          <w:sz w:val="24"/>
          <w:szCs w:val="24"/>
        </w:rPr>
      </w:pPr>
    </w:p>
    <w:p w:rsidR="009C4DD2" w:rsidRPr="001542F1" w:rsidRDefault="009C4DD2" w:rsidP="004177A6">
      <w:pPr>
        <w:rPr>
          <w:rFonts w:ascii="Times New Roman" w:hAnsi="Times New Roman" w:cs="Times New Roman"/>
          <w:sz w:val="24"/>
          <w:szCs w:val="24"/>
        </w:rPr>
      </w:pPr>
      <w:r w:rsidRPr="001542F1">
        <w:rPr>
          <w:rFonts w:ascii="Times New Roman" w:hAnsi="Times New Roman" w:cs="Times New Roman"/>
          <w:b/>
          <w:sz w:val="24"/>
          <w:szCs w:val="24"/>
          <w:highlight w:val="yellow"/>
        </w:rPr>
        <w:t>Note</w:t>
      </w:r>
      <w:r w:rsidRPr="001542F1">
        <w:rPr>
          <w:rFonts w:ascii="Times New Roman" w:hAnsi="Times New Roman" w:cs="Times New Roman"/>
          <w:sz w:val="24"/>
          <w:szCs w:val="24"/>
          <w:highlight w:val="yellow"/>
        </w:rPr>
        <w:t>: Các giao dịch từ các kênh SubBack/MO/AM cũng gọi theo cơ chế tương tự theo 2 luồng Sync và Async, thông qua ORS Service theo sơ đồ</w:t>
      </w:r>
      <w:r w:rsidR="00682B5E" w:rsidRPr="001542F1">
        <w:rPr>
          <w:rFonts w:ascii="Times New Roman" w:hAnsi="Times New Roman" w:cs="Times New Roman"/>
          <w:sz w:val="24"/>
          <w:szCs w:val="24"/>
          <w:highlight w:val="yellow"/>
        </w:rPr>
        <w:t xml:space="preserve"> </w:t>
      </w:r>
      <w:proofErr w:type="gramStart"/>
      <w:r w:rsidR="00682B5E" w:rsidRPr="001542F1">
        <w:rPr>
          <w:rFonts w:ascii="Times New Roman" w:hAnsi="Times New Roman" w:cs="Times New Roman"/>
          <w:sz w:val="24"/>
          <w:szCs w:val="24"/>
          <w:highlight w:val="yellow"/>
        </w:rPr>
        <w:t>sau</w:t>
      </w:r>
      <w:r w:rsidR="00682B5E" w:rsidRPr="001542F1">
        <w:rPr>
          <w:rFonts w:ascii="Times New Roman" w:hAnsi="Times New Roman" w:cs="Times New Roman"/>
          <w:sz w:val="24"/>
          <w:szCs w:val="24"/>
        </w:rPr>
        <w:t xml:space="preserve"> :</w:t>
      </w:r>
      <w:proofErr w:type="gramEnd"/>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Sync:</w:t>
      </w:r>
      <w:r w:rsidR="00682B5E" w:rsidRPr="001542F1">
        <w:rPr>
          <w:rFonts w:ascii="Times New Roman" w:hAnsi="Times New Roman" w:cs="Times New Roman"/>
          <w:sz w:val="24"/>
          <w:szCs w:val="24"/>
        </w:rPr>
        <w:t xml:space="preserve"> các giao dịch phong tỏa sức mua, phong tỏa tài sản từ subBack chuyển sang OMS….: </w:t>
      </w:r>
    </w:p>
    <w:p w:rsidR="00091983" w:rsidRPr="001542F1" w:rsidRDefault="00091983" w:rsidP="004177A6">
      <w:pPr>
        <w:rPr>
          <w:rFonts w:ascii="Times New Roman" w:hAnsi="Times New Roman" w:cs="Times New Roman"/>
          <w:sz w:val="24"/>
          <w:szCs w:val="24"/>
        </w:rPr>
      </w:pPr>
    </w:p>
    <w:p w:rsidR="00091983"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rPr>
        <w:lastRenderedPageBreak/>
        <w:drawing>
          <wp:inline distT="0" distB="0" distL="0" distR="0" wp14:anchorId="0D50F128" wp14:editId="754043A6">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rsidR="00682B5E" w:rsidRPr="001542F1" w:rsidRDefault="00682B5E" w:rsidP="004177A6">
      <w:pPr>
        <w:rPr>
          <w:rFonts w:ascii="Times New Roman" w:hAnsi="Times New Roman" w:cs="Times New Roman"/>
          <w:sz w:val="24"/>
          <w:szCs w:val="24"/>
        </w:rPr>
      </w:pPr>
    </w:p>
    <w:p w:rsidR="00682B5E" w:rsidRPr="001542F1" w:rsidRDefault="00682B5E" w:rsidP="004177A6">
      <w:pPr>
        <w:rPr>
          <w:rFonts w:ascii="Times New Roman" w:hAnsi="Times New Roman" w:cs="Times New Roman"/>
          <w:sz w:val="24"/>
          <w:szCs w:val="24"/>
        </w:rPr>
      </w:pPr>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Async:</w:t>
      </w:r>
      <w:r w:rsidR="00682B5E" w:rsidRPr="001542F1">
        <w:rPr>
          <w:rFonts w:ascii="Times New Roman" w:hAnsi="Times New Roman" w:cs="Times New Roman"/>
          <w:sz w:val="24"/>
          <w:szCs w:val="24"/>
        </w:rPr>
        <w:t xml:space="preserve"> Các giao dịch cập nhật hạn mức Pool/Room trong ngày…..: </w:t>
      </w:r>
    </w:p>
    <w:p w:rsidR="00091983" w:rsidRPr="001542F1" w:rsidRDefault="00091983" w:rsidP="004177A6">
      <w:pPr>
        <w:rPr>
          <w:rFonts w:ascii="Times New Roman" w:hAnsi="Times New Roman" w:cs="Times New Roman"/>
          <w:sz w:val="24"/>
          <w:szCs w:val="24"/>
        </w:rPr>
      </w:pPr>
    </w:p>
    <w:p w:rsidR="009C4DD2"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rPr>
        <w:drawing>
          <wp:inline distT="0" distB="0" distL="0" distR="0" wp14:anchorId="3D703961" wp14:editId="155624AB">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4177A6" w:rsidRPr="00321541" w:rsidRDefault="00121975" w:rsidP="004177A6">
      <w:pPr>
        <w:pStyle w:val="Heading2"/>
        <w:numPr>
          <w:ilvl w:val="0"/>
          <w:numId w:val="13"/>
        </w:numPr>
        <w:rPr>
          <w:rFonts w:ascii="Times New Roman" w:hAnsi="Times New Roman" w:cs="Times New Roman"/>
          <w:b/>
          <w:sz w:val="24"/>
          <w:szCs w:val="24"/>
        </w:rPr>
      </w:pPr>
      <w:bookmarkStart w:id="194" w:name="_Toc65681466"/>
      <w:r w:rsidRPr="00321541">
        <w:rPr>
          <w:rFonts w:ascii="Times New Roman" w:hAnsi="Times New Roman" w:cs="Times New Roman"/>
          <w:b/>
          <w:sz w:val="24"/>
          <w:szCs w:val="24"/>
        </w:rPr>
        <w:t>Đặt lệnh từ Front</w:t>
      </w:r>
      <w:bookmarkEnd w:id="194"/>
    </w:p>
    <w:p w:rsidR="00A973D4" w:rsidRDefault="00A973D4" w:rsidP="00BA5F19">
      <w:pPr>
        <w:ind w:firstLine="720"/>
        <w:rPr>
          <w:rFonts w:ascii="Times New Roman" w:hAnsi="Times New Roman" w:cs="Times New Roman"/>
          <w:sz w:val="24"/>
          <w:szCs w:val="24"/>
        </w:rPr>
      </w:pPr>
    </w:p>
    <w:p w:rsidR="00112994" w:rsidRPr="001542F1" w:rsidRDefault="006C0A87" w:rsidP="00BA5F19">
      <w:pPr>
        <w:ind w:firstLine="720"/>
        <w:rPr>
          <w:rFonts w:ascii="Times New Roman" w:hAnsi="Times New Roman" w:cs="Times New Roman"/>
          <w:sz w:val="24"/>
          <w:szCs w:val="24"/>
        </w:rPr>
      </w:pPr>
      <w:r w:rsidRPr="00321541">
        <w:rPr>
          <w:rFonts w:ascii="Times New Roman" w:hAnsi="Times New Roman" w:cs="Times New Roman"/>
          <w:sz w:val="24"/>
          <w:szCs w:val="24"/>
        </w:rPr>
        <w:object w:dxaOrig="17686" w:dyaOrig="5910" w14:anchorId="24C97336">
          <v:shape id="_x0000_i1036" type="#_x0000_t75" style="width:495.75pt;height:165.75pt" o:ole="">
            <v:imagedata r:id="rId32" o:title=""/>
          </v:shape>
          <o:OLEObject Type="Embed" ProgID="Visio.Drawing.15" ShapeID="_x0000_i1036" DrawAspect="Content" ObjectID="_1687242885" r:id="rId33"/>
        </w:object>
      </w:r>
    </w:p>
    <w:p w:rsidR="00663277" w:rsidRPr="001542F1" w:rsidRDefault="00663277" w:rsidP="00364EC0">
      <w:pPr>
        <w:rPr>
          <w:rFonts w:ascii="Times New Roman" w:hAnsi="Times New Roman" w:cs="Times New Roman"/>
          <w:sz w:val="24"/>
          <w:szCs w:val="24"/>
        </w:rPr>
      </w:pPr>
    </w:p>
    <w:tbl>
      <w:tblPr>
        <w:tblStyle w:val="TableGrid"/>
        <w:tblW w:w="9270" w:type="dxa"/>
        <w:tblInd w:w="625" w:type="dxa"/>
        <w:tblLook w:val="04A0" w:firstRow="1" w:lastRow="0" w:firstColumn="1" w:lastColumn="0" w:noHBand="0" w:noVBand="1"/>
      </w:tblPr>
      <w:tblGrid>
        <w:gridCol w:w="643"/>
        <w:gridCol w:w="2474"/>
        <w:gridCol w:w="6153"/>
      </w:tblGrid>
      <w:tr w:rsidR="00663277" w:rsidRPr="001542F1" w:rsidTr="00E1105A">
        <w:tc>
          <w:tcPr>
            <w:tcW w:w="643" w:type="dxa"/>
          </w:tcPr>
          <w:p w:rsidR="00663277" w:rsidRPr="001542F1" w:rsidRDefault="00663277" w:rsidP="00E1105A">
            <w:pPr>
              <w:jc w:val="center"/>
              <w:rPr>
                <w:sz w:val="24"/>
                <w:szCs w:val="24"/>
              </w:rPr>
            </w:pPr>
            <w:r w:rsidRPr="001542F1">
              <w:rPr>
                <w:sz w:val="24"/>
                <w:szCs w:val="24"/>
              </w:rPr>
              <w:t>STT</w:t>
            </w:r>
          </w:p>
        </w:tc>
        <w:tc>
          <w:tcPr>
            <w:tcW w:w="2474" w:type="dxa"/>
          </w:tcPr>
          <w:p w:rsidR="00663277" w:rsidRPr="001542F1" w:rsidRDefault="00663277" w:rsidP="00E1105A">
            <w:pPr>
              <w:jc w:val="center"/>
              <w:rPr>
                <w:sz w:val="24"/>
                <w:szCs w:val="24"/>
              </w:rPr>
            </w:pPr>
            <w:r w:rsidRPr="001542F1">
              <w:rPr>
                <w:sz w:val="24"/>
                <w:szCs w:val="24"/>
              </w:rPr>
              <w:t>Thành phần luồng</w:t>
            </w:r>
          </w:p>
        </w:tc>
        <w:tc>
          <w:tcPr>
            <w:tcW w:w="6153" w:type="dxa"/>
          </w:tcPr>
          <w:p w:rsidR="00663277" w:rsidRPr="001542F1" w:rsidRDefault="00663277" w:rsidP="00E1105A">
            <w:pPr>
              <w:jc w:val="center"/>
              <w:rPr>
                <w:sz w:val="24"/>
                <w:szCs w:val="24"/>
              </w:rPr>
            </w:pPr>
            <w:r w:rsidRPr="001542F1">
              <w:rPr>
                <w:sz w:val="24"/>
                <w:szCs w:val="24"/>
              </w:rPr>
              <w:t>Mô tả</w:t>
            </w:r>
          </w:p>
        </w:tc>
      </w:tr>
      <w:tr w:rsidR="00663277" w:rsidRPr="001542F1" w:rsidTr="00E1105A">
        <w:tc>
          <w:tcPr>
            <w:tcW w:w="643" w:type="dxa"/>
          </w:tcPr>
          <w:p w:rsidR="00663277" w:rsidRPr="001542F1" w:rsidRDefault="00A227B3" w:rsidP="00E1105A">
            <w:pPr>
              <w:jc w:val="center"/>
              <w:rPr>
                <w:sz w:val="24"/>
                <w:szCs w:val="24"/>
              </w:rPr>
            </w:pPr>
            <w:r w:rsidRPr="001542F1">
              <w:rPr>
                <w:sz w:val="24"/>
                <w:szCs w:val="24"/>
              </w:rPr>
              <w:t>1</w:t>
            </w:r>
          </w:p>
        </w:tc>
        <w:tc>
          <w:tcPr>
            <w:tcW w:w="2474" w:type="dxa"/>
          </w:tcPr>
          <w:p w:rsidR="00663277" w:rsidRPr="001542F1" w:rsidRDefault="00663277" w:rsidP="00E1105A">
            <w:pPr>
              <w:rPr>
                <w:sz w:val="24"/>
                <w:szCs w:val="24"/>
              </w:rPr>
            </w:pPr>
            <w:r w:rsidRPr="001542F1">
              <w:rPr>
                <w:color w:val="333333"/>
                <w:sz w:val="24"/>
                <w:szCs w:val="24"/>
              </w:rPr>
              <w:t>Bước 1</w:t>
            </w:r>
          </w:p>
        </w:tc>
        <w:tc>
          <w:tcPr>
            <w:tcW w:w="6153" w:type="dxa"/>
          </w:tcPr>
          <w:p w:rsidR="00663277" w:rsidRPr="001542F1" w:rsidRDefault="009F6C22" w:rsidP="006D4B63">
            <w:pPr>
              <w:rPr>
                <w:sz w:val="24"/>
                <w:szCs w:val="24"/>
              </w:rPr>
            </w:pPr>
            <w:r w:rsidRPr="001542F1">
              <w:rPr>
                <w:color w:val="333333"/>
                <w:sz w:val="24"/>
                <w:szCs w:val="24"/>
              </w:rPr>
              <w:t xml:space="preserve">Front send request đặt lệnh vào </w:t>
            </w:r>
            <w:r w:rsidR="006D4B63" w:rsidRPr="001542F1">
              <w:rPr>
                <w:color w:val="333333"/>
                <w:sz w:val="24"/>
                <w:szCs w:val="24"/>
              </w:rPr>
              <w:t>TradeAPI</w:t>
            </w:r>
            <w:r w:rsidR="00706A65" w:rsidRPr="001542F1">
              <w:rPr>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2</w:t>
            </w:r>
          </w:p>
        </w:tc>
        <w:tc>
          <w:tcPr>
            <w:tcW w:w="2474" w:type="dxa"/>
          </w:tcPr>
          <w:p w:rsidR="00663277" w:rsidRPr="001542F1" w:rsidRDefault="00663277" w:rsidP="00E1105A">
            <w:pPr>
              <w:rPr>
                <w:sz w:val="24"/>
                <w:szCs w:val="24"/>
              </w:rPr>
            </w:pPr>
            <w:r w:rsidRPr="001542F1">
              <w:rPr>
                <w:color w:val="333333"/>
                <w:sz w:val="24"/>
                <w:szCs w:val="24"/>
              </w:rPr>
              <w:t>Bước 2</w:t>
            </w:r>
          </w:p>
        </w:tc>
        <w:tc>
          <w:tcPr>
            <w:tcW w:w="6153" w:type="dxa"/>
          </w:tcPr>
          <w:p w:rsidR="00663277" w:rsidRPr="001542F1" w:rsidRDefault="00A65831" w:rsidP="00E1105A">
            <w:pPr>
              <w:rPr>
                <w:sz w:val="24"/>
                <w:szCs w:val="24"/>
              </w:rPr>
            </w:pPr>
            <w:r w:rsidRPr="001542F1">
              <w:rPr>
                <w:color w:val="333333"/>
                <w:sz w:val="24"/>
                <w:szCs w:val="24"/>
              </w:rPr>
              <w:t>TradeAPI call E-ORS</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3</w:t>
            </w:r>
          </w:p>
        </w:tc>
        <w:tc>
          <w:tcPr>
            <w:tcW w:w="2474" w:type="dxa"/>
          </w:tcPr>
          <w:p w:rsidR="00663277" w:rsidRPr="001542F1" w:rsidRDefault="00663277" w:rsidP="00E1105A">
            <w:pPr>
              <w:rPr>
                <w:sz w:val="24"/>
                <w:szCs w:val="24"/>
              </w:rPr>
            </w:pPr>
            <w:r w:rsidRPr="001542F1">
              <w:rPr>
                <w:color w:val="333333"/>
                <w:sz w:val="24"/>
                <w:szCs w:val="24"/>
              </w:rPr>
              <w:t>Bước 3</w:t>
            </w:r>
          </w:p>
        </w:tc>
        <w:tc>
          <w:tcPr>
            <w:tcW w:w="6153" w:type="dxa"/>
          </w:tcPr>
          <w:p w:rsidR="00663277" w:rsidRPr="001542F1" w:rsidRDefault="00A65831" w:rsidP="00517110">
            <w:pPr>
              <w:rPr>
                <w:b/>
                <w:sz w:val="24"/>
                <w:szCs w:val="24"/>
              </w:rPr>
            </w:pPr>
            <w:r w:rsidRPr="001542F1">
              <w:rPr>
                <w:b/>
                <w:color w:val="333333"/>
                <w:sz w:val="24"/>
                <w:szCs w:val="24"/>
              </w:rPr>
              <w:t xml:space="preserve">E-ORS call </w:t>
            </w:r>
            <w:r w:rsidR="00517110" w:rsidRPr="001542F1">
              <w:rPr>
                <w:b/>
                <w:color w:val="333333"/>
                <w:sz w:val="24"/>
                <w:szCs w:val="24"/>
              </w:rPr>
              <w:t>Thủ tục</w:t>
            </w:r>
            <w:r w:rsidRPr="001542F1">
              <w:rPr>
                <w:b/>
                <w:color w:val="333333"/>
                <w:sz w:val="24"/>
                <w:szCs w:val="24"/>
              </w:rPr>
              <w:t xml:space="preserve"> đặt lệnh tại OMS</w:t>
            </w:r>
            <w:r w:rsidR="009F6C22" w:rsidRPr="001542F1">
              <w:rPr>
                <w:b/>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4</w:t>
            </w:r>
          </w:p>
        </w:tc>
        <w:tc>
          <w:tcPr>
            <w:tcW w:w="2474" w:type="dxa"/>
          </w:tcPr>
          <w:p w:rsidR="00663277" w:rsidRPr="001542F1" w:rsidRDefault="00663277" w:rsidP="00E1105A">
            <w:pPr>
              <w:rPr>
                <w:sz w:val="24"/>
                <w:szCs w:val="24"/>
              </w:rPr>
            </w:pPr>
            <w:r w:rsidRPr="001542F1">
              <w:rPr>
                <w:color w:val="333333"/>
                <w:sz w:val="24"/>
                <w:szCs w:val="24"/>
              </w:rPr>
              <w:t>Bước 4</w:t>
            </w:r>
          </w:p>
        </w:tc>
        <w:tc>
          <w:tcPr>
            <w:tcW w:w="6153" w:type="dxa"/>
          </w:tcPr>
          <w:p w:rsidR="00663277" w:rsidRPr="001542F1" w:rsidRDefault="002E01FA" w:rsidP="00E1105A">
            <w:pPr>
              <w:rPr>
                <w:sz w:val="24"/>
                <w:szCs w:val="24"/>
              </w:rPr>
            </w:pPr>
            <w:r w:rsidRPr="001542F1">
              <w:rPr>
                <w:sz w:val="24"/>
                <w:szCs w:val="24"/>
              </w:rPr>
              <w:t>OMS tiến hành đặt lệnh</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5</w:t>
            </w:r>
          </w:p>
        </w:tc>
        <w:tc>
          <w:tcPr>
            <w:tcW w:w="2474" w:type="dxa"/>
          </w:tcPr>
          <w:p w:rsidR="00663277" w:rsidRPr="001542F1" w:rsidRDefault="00663277" w:rsidP="00E1105A">
            <w:pPr>
              <w:rPr>
                <w:sz w:val="24"/>
                <w:szCs w:val="24"/>
              </w:rPr>
            </w:pPr>
            <w:r w:rsidRPr="001542F1">
              <w:rPr>
                <w:color w:val="333333"/>
                <w:sz w:val="24"/>
                <w:szCs w:val="24"/>
              </w:rPr>
              <w:t xml:space="preserve">Bước </w:t>
            </w:r>
            <w:r w:rsidR="002E01FA" w:rsidRPr="001542F1">
              <w:rPr>
                <w:color w:val="333333"/>
                <w:sz w:val="24"/>
                <w:szCs w:val="24"/>
              </w:rPr>
              <w:t>6,8</w:t>
            </w:r>
          </w:p>
        </w:tc>
        <w:tc>
          <w:tcPr>
            <w:tcW w:w="6153" w:type="dxa"/>
          </w:tcPr>
          <w:p w:rsidR="00663277" w:rsidRPr="001542F1" w:rsidRDefault="002E01FA" w:rsidP="002E01FA">
            <w:pPr>
              <w:rPr>
                <w:sz w:val="24"/>
                <w:szCs w:val="24"/>
              </w:rPr>
            </w:pPr>
            <w:r w:rsidRPr="001542F1">
              <w:rPr>
                <w:sz w:val="24"/>
                <w:szCs w:val="24"/>
              </w:rPr>
              <w:t>Lệnh đặt nếu thành công, sẽ được đồng bộ xuống FLEX</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6</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7</w:t>
            </w:r>
          </w:p>
        </w:tc>
        <w:tc>
          <w:tcPr>
            <w:tcW w:w="6153" w:type="dxa"/>
          </w:tcPr>
          <w:p w:rsidR="009F6C22" w:rsidRPr="001542F1" w:rsidRDefault="009F6C22" w:rsidP="00364EC0">
            <w:pPr>
              <w:rPr>
                <w:sz w:val="24"/>
                <w:szCs w:val="24"/>
              </w:rPr>
            </w:pPr>
            <w:r w:rsidRPr="001542F1">
              <w:rPr>
                <w:sz w:val="24"/>
                <w:szCs w:val="24"/>
              </w:rPr>
              <w:t xml:space="preserve">Sau khi đặt lệnh thành công vào </w:t>
            </w:r>
            <w:r w:rsidR="00364EC0" w:rsidRPr="001542F1">
              <w:rPr>
                <w:sz w:val="24"/>
                <w:szCs w:val="24"/>
              </w:rPr>
              <w:t>OMS</w:t>
            </w:r>
            <w:r w:rsidRPr="001542F1">
              <w:rPr>
                <w:sz w:val="24"/>
                <w:szCs w:val="24"/>
              </w:rPr>
              <w:t xml:space="preserve">, </w:t>
            </w:r>
            <w:r w:rsidR="00364EC0" w:rsidRPr="001542F1">
              <w:rPr>
                <w:sz w:val="24"/>
                <w:szCs w:val="24"/>
              </w:rPr>
              <w:t>nếu thỏa mãn điều kiện sẽ được đẩy</w:t>
            </w:r>
            <w:r w:rsidR="006C0A87" w:rsidRPr="001542F1">
              <w:rPr>
                <w:sz w:val="24"/>
                <w:szCs w:val="24"/>
              </w:rPr>
              <w:t xml:space="preserve"> thẳng từ E-ORS</w:t>
            </w:r>
            <w:r w:rsidR="00364EC0" w:rsidRPr="001542F1">
              <w:rPr>
                <w:sz w:val="24"/>
                <w:szCs w:val="24"/>
              </w:rPr>
              <w:t xml:space="preserve"> vào I-ORS </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7</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8</w:t>
            </w:r>
          </w:p>
        </w:tc>
        <w:tc>
          <w:tcPr>
            <w:tcW w:w="6153" w:type="dxa"/>
          </w:tcPr>
          <w:p w:rsidR="009F6C22" w:rsidRPr="001542F1" w:rsidRDefault="00364EC0" w:rsidP="00364EC0">
            <w:pPr>
              <w:rPr>
                <w:sz w:val="24"/>
                <w:szCs w:val="24"/>
              </w:rPr>
            </w:pPr>
            <w:r w:rsidRPr="001542F1">
              <w:rPr>
                <w:sz w:val="24"/>
                <w:szCs w:val="24"/>
              </w:rPr>
              <w:t xml:space="preserve">I-ORS </w:t>
            </w:r>
            <w:r w:rsidR="009F6C22" w:rsidRPr="001542F1">
              <w:rPr>
                <w:sz w:val="24"/>
                <w:szCs w:val="24"/>
              </w:rPr>
              <w:t>sẽ đẩy lệnh lên Gateway HSX/HNX tương ứng</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8</w:t>
            </w:r>
          </w:p>
        </w:tc>
        <w:tc>
          <w:tcPr>
            <w:tcW w:w="2474" w:type="dxa"/>
          </w:tcPr>
          <w:p w:rsidR="009F6C22" w:rsidRPr="001542F1" w:rsidRDefault="009F6C22" w:rsidP="00E1105A">
            <w:pPr>
              <w:rPr>
                <w:color w:val="333333"/>
                <w:sz w:val="24"/>
                <w:szCs w:val="24"/>
              </w:rPr>
            </w:pPr>
            <w:r w:rsidRPr="001542F1">
              <w:rPr>
                <w:color w:val="333333"/>
                <w:sz w:val="24"/>
                <w:szCs w:val="24"/>
              </w:rPr>
              <w:t>Bước 8</w:t>
            </w:r>
          </w:p>
        </w:tc>
        <w:tc>
          <w:tcPr>
            <w:tcW w:w="6153" w:type="dxa"/>
          </w:tcPr>
          <w:p w:rsidR="009F6C22" w:rsidRPr="001542F1" w:rsidRDefault="009F6C22" w:rsidP="00364EC0">
            <w:pPr>
              <w:rPr>
                <w:sz w:val="24"/>
                <w:szCs w:val="24"/>
              </w:rPr>
            </w:pPr>
            <w:r w:rsidRPr="001542F1">
              <w:rPr>
                <w:sz w:val="24"/>
                <w:szCs w:val="24"/>
              </w:rPr>
              <w:t xml:space="preserve">Gateway trả message confirm/ khớp lệnh về cho </w:t>
            </w:r>
            <w:r w:rsidR="00364EC0" w:rsidRPr="001542F1">
              <w:rPr>
                <w:sz w:val="24"/>
                <w:szCs w:val="24"/>
              </w:rPr>
              <w:t>I-ORS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9</w:t>
            </w:r>
          </w:p>
        </w:tc>
        <w:tc>
          <w:tcPr>
            <w:tcW w:w="2474" w:type="dxa"/>
          </w:tcPr>
          <w:p w:rsidR="009F6C22" w:rsidRPr="001542F1" w:rsidRDefault="009F6C22" w:rsidP="00E1105A">
            <w:pPr>
              <w:rPr>
                <w:color w:val="333333"/>
                <w:sz w:val="24"/>
                <w:szCs w:val="24"/>
              </w:rPr>
            </w:pPr>
            <w:r w:rsidRPr="001542F1">
              <w:rPr>
                <w:color w:val="333333"/>
                <w:sz w:val="24"/>
                <w:szCs w:val="24"/>
              </w:rPr>
              <w:t>Bước 9</w:t>
            </w:r>
          </w:p>
        </w:tc>
        <w:tc>
          <w:tcPr>
            <w:tcW w:w="6153" w:type="dxa"/>
          </w:tcPr>
          <w:p w:rsidR="009F6C22" w:rsidRPr="001542F1" w:rsidRDefault="00364EC0" w:rsidP="00364EC0">
            <w:pPr>
              <w:rPr>
                <w:sz w:val="24"/>
                <w:szCs w:val="24"/>
              </w:rPr>
            </w:pPr>
            <w:r w:rsidRPr="001542F1">
              <w:rPr>
                <w:sz w:val="24"/>
                <w:szCs w:val="24"/>
              </w:rPr>
              <w:t>I-ORS</w:t>
            </w:r>
            <w:r w:rsidR="009F6C22" w:rsidRPr="001542F1">
              <w:rPr>
                <w:sz w:val="24"/>
                <w:szCs w:val="24"/>
              </w:rPr>
              <w:t xml:space="preserve"> trả message confirm/ khớp lệnh về cho </w:t>
            </w:r>
            <w:r w:rsidRPr="001542F1">
              <w:rPr>
                <w:sz w:val="24"/>
                <w:szCs w:val="24"/>
              </w:rPr>
              <w:t>OMS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10</w:t>
            </w:r>
          </w:p>
        </w:tc>
        <w:tc>
          <w:tcPr>
            <w:tcW w:w="2474" w:type="dxa"/>
          </w:tcPr>
          <w:p w:rsidR="009F6C22" w:rsidRPr="001542F1" w:rsidRDefault="009F6C22" w:rsidP="00E1105A">
            <w:pPr>
              <w:rPr>
                <w:color w:val="333333"/>
                <w:sz w:val="24"/>
                <w:szCs w:val="24"/>
              </w:rPr>
            </w:pPr>
            <w:r w:rsidRPr="001542F1">
              <w:rPr>
                <w:color w:val="333333"/>
                <w:sz w:val="24"/>
                <w:szCs w:val="24"/>
              </w:rPr>
              <w:t>Bước 10</w:t>
            </w:r>
          </w:p>
        </w:tc>
        <w:tc>
          <w:tcPr>
            <w:tcW w:w="6153" w:type="dxa"/>
          </w:tcPr>
          <w:p w:rsidR="009F6C22" w:rsidRPr="001542F1" w:rsidRDefault="00364EC0" w:rsidP="00E1105A">
            <w:pPr>
              <w:rPr>
                <w:sz w:val="24"/>
                <w:szCs w:val="24"/>
              </w:rPr>
            </w:pPr>
            <w:r w:rsidRPr="001542F1">
              <w:rPr>
                <w:sz w:val="24"/>
                <w:szCs w:val="24"/>
              </w:rPr>
              <w:t xml:space="preserve">I-ORS </w:t>
            </w:r>
            <w:r w:rsidR="009F6C22" w:rsidRPr="001542F1">
              <w:rPr>
                <w:sz w:val="24"/>
                <w:szCs w:val="24"/>
              </w:rPr>
              <w:t>thực hiện khớp lệnh</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11</w:t>
            </w:r>
          </w:p>
        </w:tc>
        <w:tc>
          <w:tcPr>
            <w:tcW w:w="2474" w:type="dxa"/>
          </w:tcPr>
          <w:p w:rsidR="009F6C22" w:rsidRPr="001542F1" w:rsidRDefault="009F6C22" w:rsidP="00E1105A">
            <w:pPr>
              <w:rPr>
                <w:color w:val="333333"/>
                <w:sz w:val="24"/>
                <w:szCs w:val="24"/>
              </w:rPr>
            </w:pPr>
            <w:r w:rsidRPr="001542F1">
              <w:rPr>
                <w:color w:val="333333"/>
                <w:sz w:val="24"/>
                <w:szCs w:val="24"/>
              </w:rPr>
              <w:t>Bước 11</w:t>
            </w:r>
          </w:p>
        </w:tc>
        <w:tc>
          <w:tcPr>
            <w:tcW w:w="6153" w:type="dxa"/>
          </w:tcPr>
          <w:p w:rsidR="009F6C22" w:rsidRPr="001542F1" w:rsidRDefault="00364EC0" w:rsidP="00EE1071">
            <w:pPr>
              <w:rPr>
                <w:sz w:val="24"/>
                <w:szCs w:val="24"/>
              </w:rPr>
            </w:pPr>
            <w:r w:rsidRPr="001542F1">
              <w:rPr>
                <w:sz w:val="24"/>
                <w:szCs w:val="24"/>
              </w:rPr>
              <w:t xml:space="preserve">I-ORS </w:t>
            </w:r>
            <w:r w:rsidR="00EE1071" w:rsidRPr="001542F1">
              <w:rPr>
                <w:sz w:val="24"/>
                <w:szCs w:val="24"/>
              </w:rPr>
              <w:t>đồng bộ lệnh khớp sang DB BO@ thông qua</w:t>
            </w:r>
            <w:r w:rsidR="009F6C22" w:rsidRPr="001542F1">
              <w:rPr>
                <w:sz w:val="24"/>
                <w:szCs w:val="24"/>
              </w:rPr>
              <w:t xml:space="preserve"> </w:t>
            </w:r>
            <w:r w:rsidRPr="001542F1">
              <w:rPr>
                <w:sz w:val="24"/>
                <w:szCs w:val="24"/>
              </w:rPr>
              <w:t>N-ORS</w:t>
            </w:r>
            <w:r w:rsidR="00EE1071" w:rsidRPr="001542F1">
              <w:rPr>
                <w:sz w:val="24"/>
                <w:szCs w:val="24"/>
              </w:rPr>
              <w:t xml:space="preserve"> để đẩy vào </w:t>
            </w:r>
            <w:r w:rsidR="00C87D13" w:rsidRPr="001542F1">
              <w:rPr>
                <w:sz w:val="24"/>
                <w:szCs w:val="24"/>
              </w:rPr>
              <w:t>Kafka</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12</w:t>
            </w:r>
          </w:p>
        </w:tc>
        <w:tc>
          <w:tcPr>
            <w:tcW w:w="2474" w:type="dxa"/>
          </w:tcPr>
          <w:p w:rsidR="009F6C22" w:rsidRPr="001542F1" w:rsidRDefault="009F6C22" w:rsidP="00E1105A">
            <w:pPr>
              <w:rPr>
                <w:color w:val="333333"/>
                <w:sz w:val="24"/>
                <w:szCs w:val="24"/>
              </w:rPr>
            </w:pPr>
            <w:r w:rsidRPr="001542F1">
              <w:rPr>
                <w:color w:val="333333"/>
                <w:sz w:val="24"/>
                <w:szCs w:val="24"/>
              </w:rPr>
              <w:t>Bước 12</w:t>
            </w:r>
          </w:p>
        </w:tc>
        <w:tc>
          <w:tcPr>
            <w:tcW w:w="6153" w:type="dxa"/>
          </w:tcPr>
          <w:p w:rsidR="009F6C22" w:rsidRPr="001542F1" w:rsidRDefault="00EE1071" w:rsidP="00E1105A">
            <w:pPr>
              <w:rPr>
                <w:sz w:val="24"/>
                <w:szCs w:val="24"/>
              </w:rPr>
            </w:pPr>
            <w:r w:rsidRPr="001542F1">
              <w:rPr>
                <w:sz w:val="24"/>
                <w:szCs w:val="24"/>
              </w:rPr>
              <w:t>DB BO@</w:t>
            </w:r>
            <w:r w:rsidR="009F6C22" w:rsidRPr="001542F1">
              <w:rPr>
                <w:sz w:val="24"/>
                <w:szCs w:val="24"/>
              </w:rPr>
              <w:t xml:space="preserve"> dựa vào tín hiệu đồng bộ lệnh khớp để sinh giao dịch khớp lệnh</w:t>
            </w:r>
            <w:r w:rsidR="00706A65" w:rsidRPr="001542F1">
              <w:rPr>
                <w:sz w:val="24"/>
                <w:szCs w:val="24"/>
              </w:rPr>
              <w:t>.</w:t>
            </w:r>
          </w:p>
        </w:tc>
      </w:tr>
    </w:tbl>
    <w:p w:rsidR="004177A6" w:rsidRPr="001542F1" w:rsidRDefault="004177A6" w:rsidP="004177A6">
      <w:pPr>
        <w:rPr>
          <w:rFonts w:ascii="Times New Roman" w:hAnsi="Times New Roman" w:cs="Times New Roman"/>
          <w:sz w:val="24"/>
          <w:szCs w:val="24"/>
        </w:rPr>
      </w:pPr>
    </w:p>
    <w:p w:rsidR="002E4A85" w:rsidRPr="001542F1" w:rsidRDefault="002E4A85" w:rsidP="002E4A85">
      <w:pPr>
        <w:rPr>
          <w:rFonts w:ascii="Times New Roman" w:hAnsi="Times New Roman" w:cs="Times New Roman"/>
          <w:sz w:val="24"/>
          <w:szCs w:val="24"/>
        </w:rPr>
      </w:pPr>
    </w:p>
    <w:p w:rsidR="00F53AA0" w:rsidRDefault="00BD28DF" w:rsidP="002E4A85">
      <w:pPr>
        <w:rPr>
          <w:rFonts w:ascii="Times New Roman" w:hAnsi="Times New Roman" w:cs="Times New Roman"/>
          <w:sz w:val="24"/>
          <w:szCs w:val="24"/>
          <w:highlight w:val="yellow"/>
        </w:rPr>
      </w:pPr>
      <w:r w:rsidRPr="001542F1">
        <w:rPr>
          <w:rFonts w:ascii="Times New Roman" w:hAnsi="Times New Roman" w:cs="Times New Roman"/>
          <w:sz w:val="24"/>
          <w:szCs w:val="24"/>
          <w:highlight w:val="yellow"/>
        </w:rPr>
        <w:t xml:space="preserve">Tại bước 7: Nếu như lệnh không thỏa mãn điều kiện về phiên </w:t>
      </w:r>
      <w:r w:rsidR="003B153B" w:rsidRPr="001542F1">
        <w:rPr>
          <w:rFonts w:ascii="Times New Roman" w:hAnsi="Times New Roman" w:cs="Times New Roman"/>
          <w:sz w:val="24"/>
          <w:szCs w:val="24"/>
          <w:highlight w:val="yellow"/>
        </w:rPr>
        <w:t>E-ORS sẽ không đẩy lệnh lên</w:t>
      </w:r>
    </w:p>
    <w:p w:rsidR="003012CC" w:rsidRPr="001542F1" w:rsidRDefault="003B153B" w:rsidP="002E4A85">
      <w:pPr>
        <w:rPr>
          <w:rFonts w:ascii="Times New Roman" w:hAnsi="Times New Roman" w:cs="Times New Roman"/>
          <w:sz w:val="24"/>
          <w:szCs w:val="24"/>
        </w:rPr>
      </w:pPr>
      <w:r w:rsidRPr="001542F1">
        <w:rPr>
          <w:rFonts w:ascii="Times New Roman" w:hAnsi="Times New Roman" w:cs="Times New Roman"/>
          <w:sz w:val="24"/>
          <w:szCs w:val="24"/>
          <w:highlight w:val="yellow"/>
        </w:rPr>
        <w:t xml:space="preserve"> </w:t>
      </w:r>
      <w:proofErr w:type="gramStart"/>
      <w:r w:rsidRPr="001542F1">
        <w:rPr>
          <w:rFonts w:ascii="Times New Roman" w:hAnsi="Times New Roman" w:cs="Times New Roman"/>
          <w:sz w:val="24"/>
          <w:szCs w:val="24"/>
          <w:highlight w:val="yellow"/>
        </w:rPr>
        <w:t>I-ORS service.</w:t>
      </w:r>
      <w:proofErr w:type="gramEnd"/>
      <w:r w:rsidRPr="001542F1">
        <w:rPr>
          <w:rFonts w:ascii="Times New Roman" w:hAnsi="Times New Roman" w:cs="Times New Roman"/>
          <w:sz w:val="24"/>
          <w:szCs w:val="24"/>
          <w:highlight w:val="yellow"/>
        </w:rPr>
        <w:t xml:space="preserve"> I-ORS sẽ có tiến trình để quét các lệnh trạng thái chờ gửi trên DB OMS</w:t>
      </w:r>
      <w:r w:rsidR="00BD28DF" w:rsidRPr="001542F1">
        <w:rPr>
          <w:rFonts w:ascii="Times New Roman" w:hAnsi="Times New Roman" w:cs="Times New Roman"/>
          <w:sz w:val="24"/>
          <w:szCs w:val="24"/>
          <w:highlight w:val="yellow"/>
        </w:rPr>
        <w:t>, các phiên cần queue lệnh trước giờ sẽ có tham số thời gian bốc lệnh trước giờ để queue lệnh sớm lên Gateway (VNDS confirm lại nội dung này????)</w:t>
      </w:r>
    </w:p>
    <w:p w:rsidR="00362580" w:rsidRPr="00321541" w:rsidRDefault="0019558C" w:rsidP="004A3691">
      <w:pPr>
        <w:pStyle w:val="Heading2"/>
        <w:numPr>
          <w:ilvl w:val="0"/>
          <w:numId w:val="13"/>
        </w:numPr>
        <w:rPr>
          <w:rFonts w:ascii="Times New Roman" w:hAnsi="Times New Roman" w:cs="Times New Roman"/>
          <w:b/>
          <w:sz w:val="24"/>
          <w:szCs w:val="24"/>
        </w:rPr>
      </w:pPr>
      <w:bookmarkStart w:id="195" w:name="_Toc65681467"/>
      <w:r w:rsidRPr="00321541">
        <w:rPr>
          <w:rFonts w:ascii="Times New Roman" w:hAnsi="Times New Roman" w:cs="Times New Roman"/>
          <w:b/>
          <w:sz w:val="24"/>
          <w:szCs w:val="24"/>
        </w:rPr>
        <w:lastRenderedPageBreak/>
        <w:t>Luồng tra cứu từ Front</w:t>
      </w:r>
      <w:bookmarkEnd w:id="195"/>
    </w:p>
    <w:p w:rsidR="00362580" w:rsidRPr="001542F1" w:rsidRDefault="00097D37" w:rsidP="00362580">
      <w:pPr>
        <w:ind w:firstLine="720"/>
        <w:rPr>
          <w:rFonts w:ascii="Times New Roman" w:hAnsi="Times New Roman" w:cs="Times New Roman"/>
          <w:sz w:val="24"/>
          <w:szCs w:val="24"/>
        </w:rPr>
      </w:pPr>
      <w:r w:rsidRPr="00321541">
        <w:rPr>
          <w:rFonts w:ascii="Times New Roman" w:hAnsi="Times New Roman" w:cs="Times New Roman"/>
          <w:sz w:val="24"/>
          <w:szCs w:val="24"/>
        </w:rPr>
        <w:object w:dxaOrig="14505" w:dyaOrig="5491" w14:anchorId="5F55B635">
          <v:shape id="_x0000_i1037" type="#_x0000_t75" style="width:468pt;height:177.75pt" o:ole="">
            <v:imagedata r:id="rId34" o:title=""/>
          </v:shape>
          <o:OLEObject Type="Embed" ProgID="Visio.Drawing.15" ShapeID="_x0000_i1037" DrawAspect="Content" ObjectID="_1687242886" r:id="rId35"/>
        </w:object>
      </w:r>
    </w:p>
    <w:tbl>
      <w:tblPr>
        <w:tblStyle w:val="TableGrid"/>
        <w:tblW w:w="9270" w:type="dxa"/>
        <w:tblInd w:w="625" w:type="dxa"/>
        <w:tblLook w:val="04A0" w:firstRow="1" w:lastRow="0" w:firstColumn="1" w:lastColumn="0" w:noHBand="0" w:noVBand="1"/>
      </w:tblPr>
      <w:tblGrid>
        <w:gridCol w:w="643"/>
        <w:gridCol w:w="2474"/>
        <w:gridCol w:w="6153"/>
      </w:tblGrid>
      <w:tr w:rsidR="00362580" w:rsidRPr="001542F1" w:rsidTr="00E1105A">
        <w:tc>
          <w:tcPr>
            <w:tcW w:w="643" w:type="dxa"/>
          </w:tcPr>
          <w:p w:rsidR="00362580" w:rsidRPr="001542F1" w:rsidRDefault="00362580" w:rsidP="00E1105A">
            <w:pPr>
              <w:jc w:val="center"/>
              <w:rPr>
                <w:sz w:val="24"/>
                <w:szCs w:val="24"/>
              </w:rPr>
            </w:pPr>
            <w:r w:rsidRPr="001542F1">
              <w:rPr>
                <w:sz w:val="24"/>
                <w:szCs w:val="24"/>
              </w:rPr>
              <w:t>STT</w:t>
            </w:r>
          </w:p>
        </w:tc>
        <w:tc>
          <w:tcPr>
            <w:tcW w:w="2474" w:type="dxa"/>
          </w:tcPr>
          <w:p w:rsidR="00362580" w:rsidRPr="001542F1" w:rsidRDefault="00362580" w:rsidP="00E1105A">
            <w:pPr>
              <w:jc w:val="center"/>
              <w:rPr>
                <w:sz w:val="24"/>
                <w:szCs w:val="24"/>
              </w:rPr>
            </w:pPr>
            <w:r w:rsidRPr="001542F1">
              <w:rPr>
                <w:sz w:val="24"/>
                <w:szCs w:val="24"/>
              </w:rPr>
              <w:t>Thành phần luồng</w:t>
            </w:r>
          </w:p>
        </w:tc>
        <w:tc>
          <w:tcPr>
            <w:tcW w:w="6153" w:type="dxa"/>
          </w:tcPr>
          <w:p w:rsidR="00362580" w:rsidRPr="001542F1" w:rsidRDefault="00362580" w:rsidP="00E1105A">
            <w:pPr>
              <w:jc w:val="center"/>
              <w:rPr>
                <w:sz w:val="24"/>
                <w:szCs w:val="24"/>
              </w:rPr>
            </w:pPr>
            <w:r w:rsidRPr="001542F1">
              <w:rPr>
                <w:sz w:val="24"/>
                <w:szCs w:val="24"/>
              </w:rPr>
              <w:t>Mô tả</w:t>
            </w:r>
          </w:p>
        </w:tc>
      </w:tr>
      <w:tr w:rsidR="00362580" w:rsidRPr="001542F1" w:rsidTr="00E1105A">
        <w:tc>
          <w:tcPr>
            <w:tcW w:w="643" w:type="dxa"/>
          </w:tcPr>
          <w:p w:rsidR="00362580" w:rsidRPr="001542F1" w:rsidRDefault="00A227B3" w:rsidP="00E1105A">
            <w:pPr>
              <w:jc w:val="center"/>
              <w:rPr>
                <w:sz w:val="24"/>
                <w:szCs w:val="24"/>
              </w:rPr>
            </w:pPr>
            <w:r w:rsidRPr="001542F1">
              <w:rPr>
                <w:sz w:val="24"/>
                <w:szCs w:val="24"/>
              </w:rPr>
              <w:t>1</w:t>
            </w:r>
          </w:p>
        </w:tc>
        <w:tc>
          <w:tcPr>
            <w:tcW w:w="2474" w:type="dxa"/>
          </w:tcPr>
          <w:p w:rsidR="00362580" w:rsidRPr="001542F1" w:rsidRDefault="00362580" w:rsidP="00E1105A">
            <w:pPr>
              <w:rPr>
                <w:sz w:val="24"/>
                <w:szCs w:val="24"/>
              </w:rPr>
            </w:pPr>
            <w:r w:rsidRPr="001542F1">
              <w:rPr>
                <w:color w:val="333333"/>
                <w:sz w:val="24"/>
                <w:szCs w:val="24"/>
              </w:rPr>
              <w:t>Bước 1</w:t>
            </w:r>
          </w:p>
        </w:tc>
        <w:tc>
          <w:tcPr>
            <w:tcW w:w="6153" w:type="dxa"/>
          </w:tcPr>
          <w:p w:rsidR="00362580" w:rsidRPr="001542F1" w:rsidRDefault="00B66441" w:rsidP="00AD1646">
            <w:pPr>
              <w:rPr>
                <w:sz w:val="24"/>
                <w:szCs w:val="24"/>
              </w:rPr>
            </w:pPr>
            <w:r w:rsidRPr="001542F1">
              <w:rPr>
                <w:sz w:val="24"/>
                <w:szCs w:val="24"/>
              </w:rPr>
              <w:t xml:space="preserve">Front gửi request đến </w:t>
            </w:r>
            <w:r w:rsidR="008C658B" w:rsidRPr="001542F1">
              <w:rPr>
                <w:sz w:val="24"/>
                <w:szCs w:val="24"/>
              </w:rPr>
              <w:t>TradeAPI</w:t>
            </w:r>
            <w:r w:rsidRPr="001542F1">
              <w:rPr>
                <w:sz w:val="24"/>
                <w:szCs w:val="24"/>
              </w:rPr>
              <w:t xml:space="preserve">. </w:t>
            </w:r>
            <w:r w:rsidR="008C658B" w:rsidRPr="001542F1">
              <w:rPr>
                <w:sz w:val="24"/>
                <w:szCs w:val="24"/>
              </w:rPr>
              <w:t>TradeAPI</w:t>
            </w:r>
            <w:r w:rsidRPr="001542F1">
              <w:rPr>
                <w:sz w:val="24"/>
                <w:szCs w:val="24"/>
              </w:rPr>
              <w:t xml:space="preserve"> </w:t>
            </w:r>
            <w:r w:rsidR="008C658B" w:rsidRPr="001542F1">
              <w:rPr>
                <w:sz w:val="24"/>
                <w:szCs w:val="24"/>
              </w:rPr>
              <w:t>phải router xem request này được gọ</w:t>
            </w:r>
            <w:r w:rsidR="00AD1646" w:rsidRPr="001542F1">
              <w:rPr>
                <w:sz w:val="24"/>
                <w:szCs w:val="24"/>
              </w:rPr>
              <w:t>i sang ORSservice/</w:t>
            </w:r>
            <w:r w:rsidR="008C658B" w:rsidRPr="001542F1">
              <w:rPr>
                <w:sz w:val="24"/>
                <w:szCs w:val="24"/>
              </w:rPr>
              <w:t xml:space="preserve"> </w:t>
            </w:r>
            <w:r w:rsidR="00AD1646" w:rsidRPr="001542F1">
              <w:rPr>
                <w:sz w:val="24"/>
                <w:szCs w:val="24"/>
              </w:rPr>
              <w:t>FLEX/ ORS cũ,</w:t>
            </w:r>
            <w:r w:rsidRPr="001542F1">
              <w:rPr>
                <w:sz w:val="24"/>
                <w:szCs w:val="24"/>
              </w:rPr>
              <w:t xml:space="preserve"> </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2</w:t>
            </w:r>
          </w:p>
        </w:tc>
        <w:tc>
          <w:tcPr>
            <w:tcW w:w="2474" w:type="dxa"/>
          </w:tcPr>
          <w:p w:rsidR="00362580" w:rsidRPr="001542F1" w:rsidRDefault="00362580" w:rsidP="00E1105A">
            <w:pPr>
              <w:rPr>
                <w:sz w:val="24"/>
                <w:szCs w:val="24"/>
              </w:rPr>
            </w:pPr>
            <w:r w:rsidRPr="001542F1">
              <w:rPr>
                <w:color w:val="333333"/>
                <w:sz w:val="24"/>
                <w:szCs w:val="24"/>
              </w:rPr>
              <w:t>Bước 2</w:t>
            </w:r>
          </w:p>
        </w:tc>
        <w:tc>
          <w:tcPr>
            <w:tcW w:w="6153" w:type="dxa"/>
          </w:tcPr>
          <w:p w:rsidR="00362580" w:rsidRPr="001542F1" w:rsidRDefault="00AD1646" w:rsidP="00AD1646">
            <w:pPr>
              <w:rPr>
                <w:sz w:val="24"/>
                <w:szCs w:val="24"/>
              </w:rPr>
            </w:pPr>
            <w:r w:rsidRPr="001542F1">
              <w:rPr>
                <w:sz w:val="24"/>
                <w:szCs w:val="24"/>
              </w:rPr>
              <w:t>Nếu là truy vấn lệnh và sức mua, TradeAPI chuyển tiếp request đến ORSService để request đến OMS</w:t>
            </w:r>
            <w:r w:rsidR="00181795" w:rsidRPr="001542F1">
              <w:rPr>
                <w:sz w:val="24"/>
                <w:szCs w:val="24"/>
              </w:rPr>
              <w:t>.</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3</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3</w:t>
            </w:r>
          </w:p>
        </w:tc>
        <w:tc>
          <w:tcPr>
            <w:tcW w:w="6153" w:type="dxa"/>
          </w:tcPr>
          <w:p w:rsidR="00362580" w:rsidRPr="001542F1" w:rsidRDefault="00AD1646" w:rsidP="005362A6">
            <w:pPr>
              <w:rPr>
                <w:sz w:val="24"/>
                <w:szCs w:val="24"/>
              </w:rPr>
            </w:pPr>
            <w:r w:rsidRPr="001542F1">
              <w:rPr>
                <w:sz w:val="24"/>
                <w:szCs w:val="24"/>
              </w:rPr>
              <w:t>OMS</w:t>
            </w:r>
            <w:r w:rsidR="00D757BB" w:rsidRPr="001542F1">
              <w:rPr>
                <w:sz w:val="24"/>
                <w:szCs w:val="24"/>
              </w:rPr>
              <w:t xml:space="preserve"> thực hiện call </w:t>
            </w:r>
            <w:r w:rsidR="005362A6" w:rsidRPr="001542F1">
              <w:rPr>
                <w:sz w:val="24"/>
                <w:szCs w:val="24"/>
              </w:rPr>
              <w:t>thủ tục</w:t>
            </w:r>
            <w:r w:rsidR="00D757BB" w:rsidRPr="001542F1">
              <w:rPr>
                <w:sz w:val="24"/>
                <w:szCs w:val="24"/>
              </w:rPr>
              <w:t xml:space="preserve"> query data.</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4</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7,8</w:t>
            </w:r>
          </w:p>
        </w:tc>
        <w:tc>
          <w:tcPr>
            <w:tcW w:w="6153" w:type="dxa"/>
          </w:tcPr>
          <w:p w:rsidR="00362580" w:rsidRPr="001542F1" w:rsidRDefault="00AD1646" w:rsidP="00E1105A">
            <w:pPr>
              <w:rPr>
                <w:sz w:val="24"/>
                <w:szCs w:val="24"/>
              </w:rPr>
            </w:pPr>
            <w:r w:rsidRPr="001542F1">
              <w:rPr>
                <w:sz w:val="24"/>
                <w:szCs w:val="24"/>
              </w:rPr>
              <w:t>ORSServiec gửi phản hồi lại cho TradeAPI</w:t>
            </w:r>
          </w:p>
        </w:tc>
      </w:tr>
      <w:tr w:rsidR="00AD1646" w:rsidRPr="001542F1" w:rsidTr="00E1105A">
        <w:tc>
          <w:tcPr>
            <w:tcW w:w="643" w:type="dxa"/>
          </w:tcPr>
          <w:p w:rsidR="00AD1646" w:rsidRPr="001542F1" w:rsidRDefault="00AD1646" w:rsidP="00AD1646">
            <w:pPr>
              <w:tabs>
                <w:tab w:val="center" w:pos="213"/>
              </w:tabs>
              <w:jc w:val="center"/>
              <w:rPr>
                <w:sz w:val="24"/>
                <w:szCs w:val="24"/>
              </w:rPr>
            </w:pPr>
            <w:r w:rsidRPr="001542F1">
              <w:rPr>
                <w:sz w:val="24"/>
                <w:szCs w:val="24"/>
              </w:rPr>
              <w:t>5</w:t>
            </w:r>
          </w:p>
        </w:tc>
        <w:tc>
          <w:tcPr>
            <w:tcW w:w="2474" w:type="dxa"/>
          </w:tcPr>
          <w:p w:rsidR="00AD1646" w:rsidRPr="001542F1" w:rsidRDefault="00AD1646" w:rsidP="00E1105A">
            <w:pPr>
              <w:rPr>
                <w:color w:val="333333"/>
                <w:sz w:val="24"/>
                <w:szCs w:val="24"/>
              </w:rPr>
            </w:pPr>
            <w:r w:rsidRPr="001542F1">
              <w:rPr>
                <w:color w:val="333333"/>
                <w:sz w:val="24"/>
                <w:szCs w:val="24"/>
              </w:rPr>
              <w:t>Bước 4</w:t>
            </w:r>
          </w:p>
        </w:tc>
        <w:tc>
          <w:tcPr>
            <w:tcW w:w="6153" w:type="dxa"/>
          </w:tcPr>
          <w:p w:rsidR="00AD1646" w:rsidRPr="001542F1" w:rsidRDefault="00AD1646" w:rsidP="00AD1646">
            <w:pPr>
              <w:rPr>
                <w:sz w:val="24"/>
                <w:szCs w:val="24"/>
              </w:rPr>
            </w:pPr>
            <w:r w:rsidRPr="001542F1">
              <w:rPr>
                <w:sz w:val="24"/>
                <w:szCs w:val="24"/>
              </w:rPr>
              <w:t>TradeAPI call BOAPI</w:t>
            </w:r>
          </w:p>
        </w:tc>
      </w:tr>
      <w:tr w:rsidR="00362580" w:rsidRPr="001542F1" w:rsidTr="00E1105A">
        <w:tc>
          <w:tcPr>
            <w:tcW w:w="643" w:type="dxa"/>
          </w:tcPr>
          <w:p w:rsidR="00362580" w:rsidRPr="001542F1" w:rsidRDefault="00AD1646" w:rsidP="00AD1646">
            <w:pPr>
              <w:tabs>
                <w:tab w:val="center" w:pos="213"/>
              </w:tabs>
              <w:jc w:val="left"/>
              <w:rPr>
                <w:sz w:val="24"/>
                <w:szCs w:val="24"/>
              </w:rPr>
            </w:pPr>
            <w:r w:rsidRPr="001542F1">
              <w:rPr>
                <w:sz w:val="24"/>
                <w:szCs w:val="24"/>
              </w:rPr>
              <w:tab/>
              <w:t>6</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5,6</w:t>
            </w:r>
          </w:p>
        </w:tc>
        <w:tc>
          <w:tcPr>
            <w:tcW w:w="6153" w:type="dxa"/>
          </w:tcPr>
          <w:p w:rsidR="00362580" w:rsidRPr="001542F1" w:rsidRDefault="00E849BE">
            <w:pPr>
              <w:rPr>
                <w:sz w:val="24"/>
                <w:szCs w:val="24"/>
              </w:rPr>
            </w:pPr>
            <w:r w:rsidRPr="001542F1">
              <w:rPr>
                <w:sz w:val="24"/>
                <w:szCs w:val="24"/>
              </w:rPr>
              <w:t xml:space="preserve">BOAPI call </w:t>
            </w:r>
            <w:r w:rsidR="00B166E7" w:rsidRPr="001542F1">
              <w:rPr>
                <w:sz w:val="24"/>
                <w:szCs w:val="24"/>
              </w:rPr>
              <w:t xml:space="preserve">thủ tục </w:t>
            </w:r>
            <w:r w:rsidRPr="001542F1">
              <w:rPr>
                <w:sz w:val="24"/>
                <w:szCs w:val="24"/>
              </w:rPr>
              <w:t xml:space="preserve">dưới BO@ </w:t>
            </w:r>
          </w:p>
        </w:tc>
      </w:tr>
      <w:tr w:rsidR="006316D3" w:rsidRPr="001542F1" w:rsidTr="00E1105A">
        <w:tc>
          <w:tcPr>
            <w:tcW w:w="643" w:type="dxa"/>
          </w:tcPr>
          <w:p w:rsidR="006316D3" w:rsidRPr="001542F1" w:rsidRDefault="00AD1646" w:rsidP="00E1105A">
            <w:pPr>
              <w:jc w:val="center"/>
              <w:rPr>
                <w:sz w:val="24"/>
                <w:szCs w:val="24"/>
              </w:rPr>
            </w:pPr>
            <w:r w:rsidRPr="001542F1">
              <w:rPr>
                <w:sz w:val="24"/>
                <w:szCs w:val="24"/>
              </w:rPr>
              <w:t>7</w:t>
            </w:r>
          </w:p>
        </w:tc>
        <w:tc>
          <w:tcPr>
            <w:tcW w:w="2474" w:type="dxa"/>
          </w:tcPr>
          <w:p w:rsidR="006316D3" w:rsidRPr="001542F1" w:rsidRDefault="006316D3" w:rsidP="00E1105A">
            <w:pPr>
              <w:rPr>
                <w:color w:val="333333"/>
                <w:sz w:val="24"/>
                <w:szCs w:val="24"/>
              </w:rPr>
            </w:pPr>
            <w:r w:rsidRPr="001542F1">
              <w:rPr>
                <w:color w:val="333333"/>
                <w:sz w:val="24"/>
                <w:szCs w:val="24"/>
              </w:rPr>
              <w:t>Bước 6</w:t>
            </w:r>
          </w:p>
        </w:tc>
        <w:tc>
          <w:tcPr>
            <w:tcW w:w="6153" w:type="dxa"/>
          </w:tcPr>
          <w:p w:rsidR="006316D3" w:rsidRPr="001542F1" w:rsidRDefault="00AD1646" w:rsidP="00E1105A">
            <w:pPr>
              <w:rPr>
                <w:sz w:val="24"/>
                <w:szCs w:val="24"/>
              </w:rPr>
            </w:pPr>
            <w:r w:rsidRPr="001542F1">
              <w:rPr>
                <w:sz w:val="24"/>
                <w:szCs w:val="24"/>
              </w:rPr>
              <w:t>BOAPI và TradeAPI gửi phản hồi lại cho front</w:t>
            </w:r>
          </w:p>
        </w:tc>
      </w:tr>
    </w:tbl>
    <w:p w:rsidR="00CC2187" w:rsidRPr="00321541" w:rsidRDefault="00CC2187" w:rsidP="00321541">
      <w:pPr>
        <w:pStyle w:val="BPNormal"/>
        <w:rPr>
          <w:rFonts w:ascii="Times New Roman" w:hAnsi="Times New Roman" w:cs="Times New Roman"/>
          <w:sz w:val="24"/>
          <w:szCs w:val="24"/>
        </w:rPr>
      </w:pPr>
      <w:bookmarkStart w:id="196" w:name="_Toc65681468"/>
    </w:p>
    <w:p w:rsidR="00CC2187" w:rsidRPr="00321541" w:rsidRDefault="00CC2187"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t>5. Luồng lệnh thỏa thuận</w:t>
      </w:r>
    </w:p>
    <w:p w:rsidR="00CC2187" w:rsidRDefault="00CC2187" w:rsidP="00321541">
      <w:pPr>
        <w:pStyle w:val="Heading3"/>
        <w:rPr>
          <w:ins w:id="197" w:author="Administrator" w:date="2021-07-07T11:08:00Z"/>
          <w:rFonts w:ascii="Times New Roman" w:hAnsi="Times New Roman" w:cs="Times New Roman"/>
          <w:sz w:val="24"/>
          <w:szCs w:val="24"/>
        </w:rPr>
      </w:pPr>
      <w:r w:rsidRPr="00321541">
        <w:rPr>
          <w:rFonts w:ascii="Times New Roman" w:hAnsi="Times New Roman" w:cs="Times New Roman"/>
          <w:sz w:val="24"/>
          <w:szCs w:val="24"/>
        </w:rPr>
        <w:t>5.1. Lệnh thỏa thuận 1 firm</w:t>
      </w:r>
    </w:p>
    <w:p w:rsidR="005E1538" w:rsidRDefault="005E1538" w:rsidP="005E1538">
      <w:pPr>
        <w:rPr>
          <w:ins w:id="198" w:author="Administrator" w:date="2021-07-07T11:08:00Z"/>
          <w:rFonts w:ascii="Times New Roman" w:hAnsi="Times New Roman" w:cs="Times New Roman"/>
          <w:sz w:val="24"/>
          <w:szCs w:val="24"/>
        </w:rPr>
      </w:pPr>
      <w:ins w:id="199" w:author="Administrator" w:date="2021-07-07T11:08:00Z">
        <w:r>
          <w:rPr>
            <w:rFonts w:ascii="Times New Roman" w:hAnsi="Times New Roman" w:cs="Times New Roman"/>
            <w:sz w:val="24"/>
            <w:szCs w:val="24"/>
          </w:rPr>
          <w:t>SPEC gateway của VNDS có qui trình lệnh thỏa thuận khác với qui trình của sở giao dịch.</w:t>
        </w:r>
      </w:ins>
    </w:p>
    <w:p w:rsidR="005E1538" w:rsidRDefault="005E1538" w:rsidP="005E1538">
      <w:pPr>
        <w:rPr>
          <w:ins w:id="200" w:author="Administrator" w:date="2021-07-07T11:08:00Z"/>
          <w:rFonts w:ascii="Times New Roman" w:hAnsi="Times New Roman" w:cs="Times New Roman"/>
          <w:sz w:val="24"/>
          <w:szCs w:val="24"/>
        </w:rPr>
      </w:pPr>
      <w:ins w:id="201" w:author="Administrator" w:date="2021-07-07T11:08:00Z">
        <w:r>
          <w:rPr>
            <w:rFonts w:ascii="Times New Roman" w:hAnsi="Times New Roman" w:cs="Times New Roman"/>
            <w:sz w:val="24"/>
            <w:szCs w:val="24"/>
          </w:rPr>
          <w:t>Lệnh thỏa thuận 1 firm của VNDS có thể xuất phát từ các FIX client khác nhau, nên có cơ chế xử lý tương tự như thỏa thuận 2 firm của sở.</w:t>
        </w:r>
      </w:ins>
    </w:p>
    <w:p w:rsidR="005E1538" w:rsidRPr="00321541" w:rsidRDefault="005E1538" w:rsidP="005E1538">
      <w:pPr>
        <w:rPr>
          <w:ins w:id="202" w:author="Administrator" w:date="2021-07-07T11:08:00Z"/>
          <w:rFonts w:ascii="Times New Roman" w:hAnsi="Times New Roman" w:cs="Times New Roman"/>
          <w:sz w:val="24"/>
          <w:szCs w:val="24"/>
        </w:rPr>
      </w:pPr>
      <w:ins w:id="203" w:author="Administrator" w:date="2021-07-07T11:08:00Z">
        <w:r w:rsidRPr="00321541">
          <w:rPr>
            <w:rFonts w:ascii="Times New Roman" w:hAnsi="Times New Roman" w:cs="Times New Roman"/>
            <w:sz w:val="24"/>
            <w:szCs w:val="24"/>
          </w:rPr>
          <w:t xml:space="preserve">Hệ thống OMS chia thành các subOMS </w:t>
        </w:r>
        <w:proofErr w:type="gramStart"/>
        <w:r w:rsidRPr="00321541">
          <w:rPr>
            <w:rFonts w:ascii="Times New Roman" w:hAnsi="Times New Roman" w:cs="Times New Roman"/>
            <w:sz w:val="24"/>
            <w:szCs w:val="24"/>
          </w:rPr>
          <w:t>theo</w:t>
        </w:r>
        <w:proofErr w:type="gramEnd"/>
        <w:r w:rsidRPr="00321541">
          <w:rPr>
            <w:rFonts w:ascii="Times New Roman" w:hAnsi="Times New Roman" w:cs="Times New Roman"/>
            <w:sz w:val="24"/>
            <w:szCs w:val="24"/>
          </w:rPr>
          <w:t xml:space="preserve"> tập khách hàng, nên khi nhận message yêu cầu</w:t>
        </w:r>
        <w:r>
          <w:rPr>
            <w:rFonts w:ascii="Times New Roman" w:hAnsi="Times New Roman" w:cs="Times New Roman"/>
            <w:sz w:val="24"/>
            <w:szCs w:val="24"/>
          </w:rPr>
          <w:t xml:space="preserve"> xác nhận</w:t>
        </w:r>
        <w:r w:rsidRPr="00321541">
          <w:rPr>
            <w:rFonts w:ascii="Times New Roman" w:hAnsi="Times New Roman" w:cs="Times New Roman"/>
            <w:sz w:val="24"/>
            <w:szCs w:val="24"/>
          </w:rPr>
          <w:t xml:space="preserve"> (*) từ sở, sẽ không có cơ sở để định tuyến message vào subOMS nào.</w:t>
        </w:r>
      </w:ins>
    </w:p>
    <w:p w:rsidR="005E1538" w:rsidRDefault="005E1538" w:rsidP="005E1538">
      <w:pPr>
        <w:rPr>
          <w:ins w:id="204" w:author="Administrator" w:date="2021-07-07T11:08:00Z"/>
          <w:rFonts w:ascii="Times New Roman" w:hAnsi="Times New Roman" w:cs="Times New Roman"/>
          <w:sz w:val="24"/>
          <w:szCs w:val="24"/>
        </w:rPr>
      </w:pPr>
      <w:ins w:id="205" w:author="Administrator" w:date="2021-07-07T11:08:00Z">
        <w:r w:rsidRPr="00321541">
          <w:rPr>
            <w:rFonts w:ascii="Times New Roman" w:hAnsi="Times New Roman" w:cs="Times New Roman"/>
            <w:sz w:val="24"/>
            <w:szCs w:val="24"/>
          </w:rPr>
          <w:sym w:font="Wingdings" w:char="F0E0"/>
        </w:r>
        <w:r w:rsidRPr="00321541">
          <w:rPr>
            <w:rFonts w:ascii="Times New Roman" w:hAnsi="Times New Roman" w:cs="Times New Roman"/>
            <w:sz w:val="24"/>
            <w:szCs w:val="24"/>
          </w:rPr>
          <w:t xml:space="preserve"> </w:t>
        </w:r>
        <w:r w:rsidRPr="00321541">
          <w:rPr>
            <w:rFonts w:ascii="Times New Roman" w:hAnsi="Times New Roman" w:cs="Times New Roman"/>
            <w:b/>
            <w:sz w:val="24"/>
            <w:szCs w:val="24"/>
          </w:rPr>
          <w:t>Giải pháp đề xuất:</w:t>
        </w:r>
        <w:r w:rsidRPr="00321541">
          <w:rPr>
            <w:rFonts w:ascii="Times New Roman" w:hAnsi="Times New Roman" w:cs="Times New Roman"/>
            <w:sz w:val="24"/>
            <w:szCs w:val="24"/>
          </w:rPr>
          <w:t xml:space="preserve">  </w:t>
        </w:r>
        <w:r>
          <w:rPr>
            <w:rFonts w:ascii="Times New Roman" w:hAnsi="Times New Roman" w:cs="Times New Roman"/>
            <w:sz w:val="24"/>
            <w:szCs w:val="24"/>
          </w:rPr>
          <w:t xml:space="preserve">Trên các IORS, qui định 1 IORS mặc định (có thể tách riêng cho lệnh thỏa thuận để không ảnh hưởng hiêu năng lệnh thường) để nhận tất cả các message phản hồi lệnh thỏa thuận từ sở. </w:t>
        </w:r>
      </w:ins>
    </w:p>
    <w:p w:rsidR="005E1538" w:rsidRDefault="005E1538" w:rsidP="005E1538">
      <w:pPr>
        <w:rPr>
          <w:ins w:id="206" w:author="Administrator" w:date="2021-07-07T11:08:00Z"/>
          <w:rFonts w:ascii="Times New Roman" w:hAnsi="Times New Roman" w:cs="Times New Roman"/>
          <w:sz w:val="24"/>
          <w:szCs w:val="24"/>
        </w:rPr>
      </w:pPr>
      <w:ins w:id="207" w:author="Administrator" w:date="2021-07-07T11:08:00Z">
        <w:r>
          <w:rPr>
            <w:rFonts w:ascii="Times New Roman" w:hAnsi="Times New Roman" w:cs="Times New Roman"/>
            <w:sz w:val="24"/>
            <w:szCs w:val="24"/>
          </w:rPr>
          <w:lastRenderedPageBreak/>
          <w:t xml:space="preserve">I-ORS mặc định này sẽ kết nối đến tất cả các subOMS và cache được tiểu khoản theo tag OMS </w:t>
        </w:r>
        <w:proofErr w:type="gramStart"/>
        <w:r>
          <w:rPr>
            <w:rFonts w:ascii="Times New Roman" w:hAnsi="Times New Roman" w:cs="Times New Roman"/>
            <w:sz w:val="24"/>
            <w:szCs w:val="24"/>
          </w:rPr>
          <w:t>( sử</w:t>
        </w:r>
        <w:proofErr w:type="gramEnd"/>
        <w:r>
          <w:rPr>
            <w:rFonts w:ascii="Times New Roman" w:hAnsi="Times New Roman" w:cs="Times New Roman"/>
            <w:sz w:val="24"/>
            <w:szCs w:val="24"/>
          </w:rPr>
          <w:t xml:space="preserve"> dụng cho việc router)</w:t>
        </w:r>
      </w:ins>
    </w:p>
    <w:p w:rsidR="005E1538" w:rsidRPr="00321541" w:rsidRDefault="005E1538" w:rsidP="005E1538">
      <w:pPr>
        <w:rPr>
          <w:ins w:id="208" w:author="Administrator" w:date="2021-07-07T11:08:00Z"/>
          <w:rFonts w:ascii="Times New Roman" w:hAnsi="Times New Roman" w:cs="Times New Roman"/>
          <w:sz w:val="24"/>
          <w:szCs w:val="24"/>
        </w:rPr>
      </w:pPr>
      <w:ins w:id="209" w:author="Administrator" w:date="2021-07-07T11:08:00Z">
        <w:r>
          <w:rPr>
            <w:rFonts w:ascii="Times New Roman" w:hAnsi="Times New Roman" w:cs="Times New Roman"/>
            <w:sz w:val="24"/>
            <w:szCs w:val="24"/>
          </w:rPr>
          <w:t xml:space="preserve">Trong các subOMS qui định 1 sub OMS default dành cho thỏa thuận </w:t>
        </w:r>
        <w:proofErr w:type="gramStart"/>
        <w:r>
          <w:rPr>
            <w:rFonts w:ascii="Times New Roman" w:hAnsi="Times New Roman" w:cs="Times New Roman"/>
            <w:sz w:val="24"/>
            <w:szCs w:val="24"/>
          </w:rPr>
          <w:t>( có</w:t>
        </w:r>
        <w:proofErr w:type="gramEnd"/>
        <w:r>
          <w:rPr>
            <w:rFonts w:ascii="Times New Roman" w:hAnsi="Times New Roman" w:cs="Times New Roman"/>
            <w:sz w:val="24"/>
            <w:szCs w:val="24"/>
          </w:rPr>
          <w:t xml:space="preserve"> thể dùng chung với subOMS của lệnh thường)</w:t>
        </w:r>
      </w:ins>
    </w:p>
    <w:p w:rsidR="005E1538" w:rsidRPr="005E1538" w:rsidRDefault="005E1538">
      <w:pPr>
        <w:rPr>
          <w:rPrChange w:id="210" w:author="Administrator" w:date="2021-07-07T11:08:00Z">
            <w:rPr>
              <w:rFonts w:ascii="Times New Roman" w:hAnsi="Times New Roman" w:cs="Times New Roman"/>
              <w:sz w:val="24"/>
              <w:szCs w:val="24"/>
            </w:rPr>
          </w:rPrChange>
        </w:rPr>
        <w:pPrChange w:id="211" w:author="Administrator" w:date="2021-07-07T11:08:00Z">
          <w:pPr>
            <w:pStyle w:val="Heading3"/>
          </w:pPr>
        </w:pPrChange>
      </w:pPr>
    </w:p>
    <w:p w:rsidR="000D1D7E" w:rsidRPr="005E1538" w:rsidRDefault="000D1D7E" w:rsidP="00321541">
      <w:pPr>
        <w:pStyle w:val="ListParagraph"/>
        <w:numPr>
          <w:ilvl w:val="0"/>
          <w:numId w:val="21"/>
        </w:numPr>
        <w:tabs>
          <w:tab w:val="left" w:pos="810"/>
        </w:tabs>
        <w:ind w:hanging="990"/>
        <w:rPr>
          <w:ins w:id="212" w:author="Administrator" w:date="2021-07-07T11:07:00Z"/>
          <w:rFonts w:ascii="Times New Roman" w:hAnsi="Times New Roman" w:cs="Times New Roman"/>
          <w:b/>
          <w:sz w:val="24"/>
          <w:szCs w:val="24"/>
          <w:rPrChange w:id="213" w:author="Administrator" w:date="2021-07-07T11:07:00Z">
            <w:rPr>
              <w:ins w:id="214" w:author="Administrator" w:date="2021-07-07T11:07:00Z"/>
            </w:rPr>
          </w:rPrChange>
        </w:rPr>
      </w:pPr>
      <w:del w:id="215" w:author="Administrator" w:date="2021-07-07T11:14:00Z">
        <w:r w:rsidRPr="00321541" w:rsidDel="005E1538">
          <w:rPr>
            <w:rFonts w:ascii="Times New Roman" w:hAnsi="Times New Roman" w:cs="Times New Roman"/>
            <w:b/>
            <w:sz w:val="24"/>
            <w:szCs w:val="24"/>
          </w:rPr>
          <w:delText>Gửi lệnh lên Gateway</w:delText>
        </w:r>
      </w:del>
      <w:ins w:id="216" w:author="Administrator" w:date="2021-07-07T11:14:00Z">
        <w:r w:rsidR="005E1538">
          <w:rPr>
            <w:rFonts w:ascii="Times New Roman" w:hAnsi="Times New Roman" w:cs="Times New Roman"/>
            <w:b/>
            <w:sz w:val="24"/>
            <w:szCs w:val="24"/>
          </w:rPr>
          <w:t xml:space="preserve">Luồng message thỏa thuận 1 firm </w:t>
        </w:r>
      </w:ins>
    </w:p>
    <w:p w:rsidR="005E1538" w:rsidRPr="005E1538" w:rsidRDefault="005E1538">
      <w:pPr>
        <w:tabs>
          <w:tab w:val="left" w:pos="810"/>
        </w:tabs>
        <w:ind w:left="450"/>
        <w:rPr>
          <w:rFonts w:ascii="Times New Roman" w:hAnsi="Times New Roman" w:cs="Times New Roman"/>
          <w:b/>
          <w:sz w:val="24"/>
          <w:szCs w:val="24"/>
          <w:rPrChange w:id="217" w:author="Administrator" w:date="2021-07-07T11:07:00Z">
            <w:rPr/>
          </w:rPrChange>
        </w:rPr>
        <w:pPrChange w:id="218" w:author="Administrator" w:date="2021-07-07T11:07:00Z">
          <w:pPr>
            <w:pStyle w:val="ListParagraph"/>
            <w:numPr>
              <w:numId w:val="21"/>
            </w:numPr>
            <w:tabs>
              <w:tab w:val="left" w:pos="810"/>
            </w:tabs>
            <w:ind w:left="1440" w:hanging="990"/>
          </w:pPr>
        </w:pPrChange>
      </w:pPr>
      <w:ins w:id="219" w:author="Administrator" w:date="2021-07-07T11:10:00Z">
        <w:r>
          <w:object w:dxaOrig="10222" w:dyaOrig="6191" w14:anchorId="763BF60D">
            <v:shape id="_x0000_i1038" type="#_x0000_t75" style="width:468pt;height:283.5pt" o:ole="">
              <v:imagedata r:id="rId36" o:title=""/>
            </v:shape>
            <o:OLEObject Type="Embed" ProgID="Visio.Drawing.11" ShapeID="_x0000_i1038" DrawAspect="Content" ObjectID="_1687242887" r:id="rId37"/>
          </w:object>
        </w:r>
      </w:ins>
    </w:p>
    <w:p w:rsidR="00962F67" w:rsidRPr="00321541" w:rsidRDefault="007E76BB" w:rsidP="00321541">
      <w:pPr>
        <w:rPr>
          <w:rFonts w:ascii="Times New Roman" w:hAnsi="Times New Roman" w:cs="Times New Roman"/>
          <w:sz w:val="24"/>
          <w:szCs w:val="24"/>
        </w:rPr>
      </w:pPr>
      <w:del w:id="220" w:author="Administrator" w:date="2021-07-07T11:06:00Z">
        <w:r w:rsidRPr="00321541" w:rsidDel="005E1538">
          <w:rPr>
            <w:rFonts w:ascii="Times New Roman" w:hAnsi="Times New Roman" w:cs="Times New Roman"/>
            <w:sz w:val="24"/>
            <w:szCs w:val="24"/>
          </w:rPr>
          <w:object w:dxaOrig="8443" w:dyaOrig="4772" w14:anchorId="755B5904">
            <v:shape id="_x0000_i1039" type="#_x0000_t75" style="width:623.25pt;height:330.75pt" o:ole="" o:preferrelative="f">
              <v:imagedata r:id="rId38" o:title=""/>
              <o:lock v:ext="edit" aspectratio="f"/>
            </v:shape>
            <o:OLEObject Type="Embed" ProgID="Visio.Drawing.11" ShapeID="_x0000_i1039" DrawAspect="Content" ObjectID="_1687242888" r:id="rId39"/>
          </w:object>
        </w:r>
      </w:del>
    </w:p>
    <w:tbl>
      <w:tblPr>
        <w:tblStyle w:val="TableGrid"/>
        <w:tblW w:w="9270" w:type="dxa"/>
        <w:tblInd w:w="625" w:type="dxa"/>
        <w:tblLook w:val="04A0" w:firstRow="1" w:lastRow="0" w:firstColumn="1" w:lastColumn="0" w:noHBand="0" w:noVBand="1"/>
      </w:tblPr>
      <w:tblGrid>
        <w:gridCol w:w="670"/>
        <w:gridCol w:w="2467"/>
        <w:gridCol w:w="6133"/>
      </w:tblGrid>
      <w:tr w:rsidR="00520D83" w:rsidRPr="001542F1" w:rsidTr="00C5251E">
        <w:tc>
          <w:tcPr>
            <w:tcW w:w="643" w:type="dxa"/>
          </w:tcPr>
          <w:p w:rsidR="00520D83" w:rsidRPr="00A73361" w:rsidRDefault="00520D83" w:rsidP="00C5251E">
            <w:pPr>
              <w:jc w:val="center"/>
              <w:rPr>
                <w:b/>
                <w:sz w:val="24"/>
                <w:szCs w:val="24"/>
                <w:rPrChange w:id="221" w:author="Administrator" w:date="2021-07-05T13:23:00Z">
                  <w:rPr>
                    <w:sz w:val="24"/>
                    <w:szCs w:val="24"/>
                  </w:rPr>
                </w:rPrChange>
              </w:rPr>
            </w:pPr>
            <w:r w:rsidRPr="00A73361">
              <w:rPr>
                <w:b/>
                <w:sz w:val="24"/>
                <w:szCs w:val="24"/>
                <w:rPrChange w:id="222" w:author="Administrator" w:date="2021-07-05T13:23:00Z">
                  <w:rPr>
                    <w:sz w:val="24"/>
                    <w:szCs w:val="24"/>
                  </w:rPr>
                </w:rPrChange>
              </w:rPr>
              <w:t>STT</w:t>
            </w:r>
          </w:p>
        </w:tc>
        <w:tc>
          <w:tcPr>
            <w:tcW w:w="2474" w:type="dxa"/>
          </w:tcPr>
          <w:p w:rsidR="00520D83" w:rsidRPr="00A73361" w:rsidRDefault="00520D83" w:rsidP="00C5251E">
            <w:pPr>
              <w:jc w:val="center"/>
              <w:rPr>
                <w:b/>
                <w:sz w:val="24"/>
                <w:szCs w:val="24"/>
                <w:rPrChange w:id="223" w:author="Administrator" w:date="2021-07-05T13:23:00Z">
                  <w:rPr>
                    <w:sz w:val="24"/>
                    <w:szCs w:val="24"/>
                  </w:rPr>
                </w:rPrChange>
              </w:rPr>
            </w:pPr>
            <w:r w:rsidRPr="00A73361">
              <w:rPr>
                <w:b/>
                <w:sz w:val="24"/>
                <w:szCs w:val="24"/>
                <w:rPrChange w:id="224" w:author="Administrator" w:date="2021-07-05T13:23:00Z">
                  <w:rPr>
                    <w:sz w:val="24"/>
                    <w:szCs w:val="24"/>
                  </w:rPr>
                </w:rPrChange>
              </w:rPr>
              <w:t>Thành phần luồng</w:t>
            </w:r>
          </w:p>
        </w:tc>
        <w:tc>
          <w:tcPr>
            <w:tcW w:w="6153" w:type="dxa"/>
          </w:tcPr>
          <w:p w:rsidR="00520D83" w:rsidRPr="00A73361" w:rsidRDefault="00520D83" w:rsidP="00C5251E">
            <w:pPr>
              <w:jc w:val="center"/>
              <w:rPr>
                <w:b/>
                <w:sz w:val="24"/>
                <w:szCs w:val="24"/>
                <w:rPrChange w:id="225" w:author="Administrator" w:date="2021-07-05T13:23:00Z">
                  <w:rPr>
                    <w:sz w:val="24"/>
                    <w:szCs w:val="24"/>
                  </w:rPr>
                </w:rPrChange>
              </w:rPr>
            </w:pPr>
            <w:r w:rsidRPr="00A73361">
              <w:rPr>
                <w:b/>
                <w:sz w:val="24"/>
                <w:szCs w:val="24"/>
                <w:rPrChange w:id="226" w:author="Administrator" w:date="2021-07-05T13:23:00Z">
                  <w:rPr>
                    <w:sz w:val="24"/>
                    <w:szCs w:val="24"/>
                  </w:rPr>
                </w:rPrChange>
              </w:rPr>
              <w:t>Mô tả</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1</w:t>
            </w:r>
          </w:p>
        </w:tc>
        <w:tc>
          <w:tcPr>
            <w:tcW w:w="2474" w:type="dxa"/>
          </w:tcPr>
          <w:p w:rsidR="00520D83" w:rsidRPr="001542F1" w:rsidRDefault="00520D83" w:rsidP="00C5251E">
            <w:pPr>
              <w:rPr>
                <w:sz w:val="24"/>
                <w:szCs w:val="24"/>
              </w:rPr>
            </w:pPr>
            <w:r w:rsidRPr="001542F1">
              <w:rPr>
                <w:color w:val="333333"/>
                <w:sz w:val="24"/>
                <w:szCs w:val="24"/>
              </w:rPr>
              <w:t>Bước 1</w:t>
            </w:r>
          </w:p>
        </w:tc>
        <w:tc>
          <w:tcPr>
            <w:tcW w:w="6153" w:type="dxa"/>
          </w:tcPr>
          <w:p w:rsidR="00520D83" w:rsidRPr="001542F1" w:rsidRDefault="00520D83" w:rsidP="00C5251E">
            <w:pPr>
              <w:rPr>
                <w:sz w:val="24"/>
                <w:szCs w:val="24"/>
              </w:rPr>
            </w:pPr>
            <w:del w:id="227" w:author="Administrator" w:date="2021-07-07T11:08:00Z">
              <w:r w:rsidRPr="001542F1" w:rsidDel="005E1538">
                <w:rPr>
                  <w:sz w:val="24"/>
                  <w:szCs w:val="24"/>
                </w:rPr>
                <w:delText>Client sinh</w:delText>
              </w:r>
            </w:del>
            <w:ins w:id="228" w:author="Administrator" w:date="2021-07-07T11:08:00Z">
              <w:r w:rsidR="005E1538">
                <w:rPr>
                  <w:sz w:val="24"/>
                  <w:szCs w:val="24"/>
                </w:rPr>
                <w:t>Bên bán sinh</w:t>
              </w:r>
            </w:ins>
            <w:r w:rsidRPr="001542F1">
              <w:rPr>
                <w:sz w:val="24"/>
                <w:szCs w:val="24"/>
              </w:rPr>
              <w:t xml:space="preserve"> </w:t>
            </w:r>
            <w:ins w:id="229" w:author="Administrator" w:date="2021-07-08T09:30:00Z">
              <w:r w:rsidR="00D87197">
                <w:rPr>
                  <w:sz w:val="24"/>
                  <w:szCs w:val="24"/>
                </w:rPr>
                <w:t xml:space="preserve">yêu cầu </w:t>
              </w:r>
            </w:ins>
            <w:r w:rsidRPr="001542F1">
              <w:rPr>
                <w:sz w:val="24"/>
                <w:szCs w:val="24"/>
              </w:rPr>
              <w:t xml:space="preserve">lệnh thỏa thuận 1 firm rồi gửi lên </w:t>
            </w:r>
            <w:proofErr w:type="gramStart"/>
            <w:r w:rsidRPr="001542F1">
              <w:rPr>
                <w:sz w:val="24"/>
                <w:szCs w:val="24"/>
              </w:rPr>
              <w:t xml:space="preserve">EORS </w:t>
            </w:r>
            <w:ins w:id="230" w:author="Administrator" w:date="2021-07-07T11:08:00Z">
              <w:r w:rsidR="005E1538">
                <w:rPr>
                  <w:sz w:val="24"/>
                  <w:szCs w:val="24"/>
                </w:rPr>
                <w:t>,</w:t>
              </w:r>
              <w:proofErr w:type="gramEnd"/>
              <w:r w:rsidR="005E1538">
                <w:rPr>
                  <w:sz w:val="24"/>
                  <w:szCs w:val="24"/>
                </w:rPr>
                <w:t xml:space="preserve"> </w:t>
              </w:r>
            </w:ins>
            <w:ins w:id="231" w:author="Administrator" w:date="2021-07-08T09:30:00Z">
              <w:r w:rsidR="00D87197">
                <w:rPr>
                  <w:sz w:val="24"/>
                  <w:szCs w:val="24"/>
                </w:rPr>
                <w:t xml:space="preserve">đồng thời sinh 1 lệnh bán trên OMS tương ứng. </w:t>
              </w:r>
            </w:ins>
            <w:ins w:id="232" w:author="Administrator" w:date="2021-07-07T11:08:00Z">
              <w:r w:rsidR="005E1538">
                <w:rPr>
                  <w:sz w:val="24"/>
                  <w:szCs w:val="24"/>
                </w:rPr>
                <w:t>EORS phản hồi ack thành công cho client bán</w:t>
              </w:r>
            </w:ins>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2</w:t>
            </w:r>
          </w:p>
        </w:tc>
        <w:tc>
          <w:tcPr>
            <w:tcW w:w="2474" w:type="dxa"/>
          </w:tcPr>
          <w:p w:rsidR="00520D83" w:rsidRPr="001542F1" w:rsidRDefault="00520D83" w:rsidP="00C5251E">
            <w:pPr>
              <w:rPr>
                <w:sz w:val="24"/>
                <w:szCs w:val="24"/>
              </w:rPr>
            </w:pPr>
            <w:r w:rsidRPr="001542F1">
              <w:rPr>
                <w:color w:val="333333"/>
                <w:sz w:val="24"/>
                <w:szCs w:val="24"/>
              </w:rPr>
              <w:t>Bước 2</w:t>
            </w:r>
          </w:p>
        </w:tc>
        <w:tc>
          <w:tcPr>
            <w:tcW w:w="6153" w:type="dxa"/>
          </w:tcPr>
          <w:p w:rsidR="00520D83" w:rsidRPr="001542F1" w:rsidRDefault="00520D83">
            <w:pPr>
              <w:rPr>
                <w:sz w:val="24"/>
                <w:szCs w:val="24"/>
              </w:rPr>
            </w:pPr>
            <w:del w:id="233" w:author="Administrator" w:date="2021-07-07T11:09:00Z">
              <w:r w:rsidRPr="001542F1" w:rsidDel="005E1538">
                <w:rPr>
                  <w:sz w:val="24"/>
                  <w:szCs w:val="24"/>
                </w:rPr>
                <w:delText>EORS gửi lệnh lên subOMS tương ứng với 2 tài khoản mua và bán</w:delText>
              </w:r>
            </w:del>
            <w:ins w:id="234" w:author="Administrator" w:date="2021-07-07T11:09:00Z">
              <w:r w:rsidR="005E1538">
                <w:rPr>
                  <w:sz w:val="24"/>
                  <w:szCs w:val="24"/>
                </w:rPr>
                <w:t>EORS ghi nhận 1 lệnh thỏa thuận 1 firm vào OMS default</w:t>
              </w:r>
            </w:ins>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3</w:t>
            </w:r>
          </w:p>
        </w:tc>
        <w:tc>
          <w:tcPr>
            <w:tcW w:w="2474" w:type="dxa"/>
          </w:tcPr>
          <w:p w:rsidR="00520D83" w:rsidRPr="001542F1" w:rsidRDefault="00520D83" w:rsidP="00C5251E">
            <w:pPr>
              <w:rPr>
                <w:sz w:val="24"/>
                <w:szCs w:val="24"/>
              </w:rPr>
            </w:pPr>
            <w:r w:rsidRPr="001542F1">
              <w:rPr>
                <w:color w:val="333333"/>
                <w:sz w:val="24"/>
                <w:szCs w:val="24"/>
              </w:rPr>
              <w:t>Bước 3</w:t>
            </w:r>
            <w:del w:id="235" w:author="Administrator" w:date="2021-07-07T11:09:00Z">
              <w:r w:rsidR="000D1D7E" w:rsidRPr="001542F1" w:rsidDel="005E1538">
                <w:rPr>
                  <w:color w:val="333333"/>
                  <w:sz w:val="24"/>
                  <w:szCs w:val="24"/>
                </w:rPr>
                <w:delText>,4</w:delText>
              </w:r>
            </w:del>
          </w:p>
        </w:tc>
        <w:tc>
          <w:tcPr>
            <w:tcW w:w="6153" w:type="dxa"/>
          </w:tcPr>
          <w:p w:rsidR="00520D83" w:rsidRPr="001542F1" w:rsidRDefault="00520D83" w:rsidP="00C5251E">
            <w:pPr>
              <w:rPr>
                <w:sz w:val="24"/>
                <w:szCs w:val="24"/>
              </w:rPr>
            </w:pPr>
            <w:del w:id="236" w:author="Administrator" w:date="2021-07-07T11:09:00Z">
              <w:r w:rsidRPr="001542F1" w:rsidDel="005E1538">
                <w:rPr>
                  <w:sz w:val="24"/>
                  <w:szCs w:val="24"/>
                </w:rPr>
                <w:delText>Sau khi nhận phản hồi thành công từ phía 2 subOMS, EORS gửi lệnh</w:delText>
              </w:r>
              <w:r w:rsidR="00B91BBD" w:rsidDel="005E1538">
                <w:rPr>
                  <w:sz w:val="24"/>
                  <w:szCs w:val="24"/>
                </w:rPr>
                <w:delText xml:space="preserve"> thỏa thuận</w:delText>
              </w:r>
              <w:r w:rsidRPr="001542F1" w:rsidDel="005E1538">
                <w:rPr>
                  <w:sz w:val="24"/>
                  <w:szCs w:val="24"/>
                </w:rPr>
                <w:delText xml:space="preserve"> lên IORS để gửi lên Gateway</w:delText>
              </w:r>
            </w:del>
            <w:ins w:id="237" w:author="Administrator" w:date="2021-07-07T11:09:00Z">
              <w:r w:rsidR="005E1538">
                <w:rPr>
                  <w:sz w:val="24"/>
                  <w:szCs w:val="24"/>
                </w:rPr>
                <w:t xml:space="preserve">Tại client mua, khi nhìn thấy lệnh , bên mua gửi confirm </w:t>
              </w:r>
            </w:ins>
            <w:ins w:id="238" w:author="Administrator" w:date="2021-07-07T11:10:00Z">
              <w:r w:rsidR="005E1538">
                <w:rPr>
                  <w:sz w:val="24"/>
                  <w:szCs w:val="24"/>
                </w:rPr>
                <w:t>( hoặc reject lệnh)</w:t>
              </w:r>
            </w:ins>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4</w:t>
            </w:r>
          </w:p>
        </w:tc>
        <w:tc>
          <w:tcPr>
            <w:tcW w:w="2474" w:type="dxa"/>
          </w:tcPr>
          <w:p w:rsidR="00520D83" w:rsidRPr="001542F1" w:rsidRDefault="00520D83">
            <w:pPr>
              <w:rPr>
                <w:sz w:val="24"/>
                <w:szCs w:val="24"/>
              </w:rPr>
            </w:pPr>
            <w:r w:rsidRPr="001542F1">
              <w:rPr>
                <w:color w:val="333333"/>
                <w:sz w:val="24"/>
                <w:szCs w:val="24"/>
              </w:rPr>
              <w:t xml:space="preserve">Bước </w:t>
            </w:r>
            <w:ins w:id="239" w:author="Administrator" w:date="2021-07-07T11:10:00Z">
              <w:r w:rsidR="005E1538">
                <w:rPr>
                  <w:color w:val="333333"/>
                  <w:sz w:val="24"/>
                  <w:szCs w:val="24"/>
                </w:rPr>
                <w:t>4</w:t>
              </w:r>
            </w:ins>
            <w:del w:id="240" w:author="Administrator" w:date="2021-07-07T11:10:00Z">
              <w:r w:rsidR="000D1D7E" w:rsidRPr="001542F1" w:rsidDel="005E1538">
                <w:rPr>
                  <w:color w:val="333333"/>
                  <w:sz w:val="24"/>
                  <w:szCs w:val="24"/>
                </w:rPr>
                <w:delText>5</w:delText>
              </w:r>
            </w:del>
          </w:p>
        </w:tc>
        <w:tc>
          <w:tcPr>
            <w:tcW w:w="6153" w:type="dxa"/>
          </w:tcPr>
          <w:p w:rsidR="00520D83" w:rsidRDefault="000D1D7E">
            <w:pPr>
              <w:rPr>
                <w:ins w:id="241" w:author="Administrator" w:date="2021-07-08T09:31:00Z"/>
                <w:sz w:val="24"/>
                <w:szCs w:val="24"/>
              </w:rPr>
            </w:pPr>
            <w:del w:id="242" w:author="Administrator" w:date="2021-07-07T11:13:00Z">
              <w:r w:rsidRPr="001542F1" w:rsidDel="005E1538">
                <w:rPr>
                  <w:sz w:val="24"/>
                  <w:szCs w:val="24"/>
                </w:rPr>
                <w:delText>IORS gửi phản hồi lệnh đã gửi lên Gateway cho EORS</w:delText>
              </w:r>
            </w:del>
            <w:ins w:id="243" w:author="Administrator" w:date="2021-07-07T11:13:00Z">
              <w:r w:rsidR="005E1538">
                <w:rPr>
                  <w:sz w:val="24"/>
                  <w:szCs w:val="24"/>
                </w:rPr>
                <w:t>EORS sau khi nhận confi</w:t>
              </w:r>
              <w:r w:rsidR="00D87197">
                <w:rPr>
                  <w:sz w:val="24"/>
                  <w:szCs w:val="24"/>
                </w:rPr>
                <w:t>rm từ bên mua, sẽ sinh lệnh mua</w:t>
              </w:r>
              <w:r w:rsidR="005E1538">
                <w:rPr>
                  <w:sz w:val="24"/>
                  <w:szCs w:val="24"/>
                </w:rPr>
                <w:t xml:space="preserve"> trên các subOMS tương ứng, rồi gửi message lệnh thỏa thuận lên IORS default</w:t>
              </w:r>
            </w:ins>
            <w:ins w:id="244" w:author="Administrator" w:date="2021-07-08T09:31:00Z">
              <w:r w:rsidR="00D87197">
                <w:rPr>
                  <w:sz w:val="24"/>
                  <w:szCs w:val="24"/>
                </w:rPr>
                <w:t>.</w:t>
              </w:r>
            </w:ins>
          </w:p>
          <w:p w:rsidR="00D87197" w:rsidRPr="001542F1" w:rsidRDefault="00D87197">
            <w:pPr>
              <w:rPr>
                <w:sz w:val="24"/>
                <w:szCs w:val="24"/>
              </w:rPr>
            </w:pPr>
            <w:ins w:id="245" w:author="Administrator" w:date="2021-07-08T09:31:00Z">
              <w:r w:rsidRPr="00D87197">
                <w:rPr>
                  <w:sz w:val="24"/>
                  <w:szCs w:val="24"/>
                  <w:highlight w:val="yellow"/>
                  <w:rPrChange w:id="246" w:author="Administrator" w:date="2021-07-08T09:31:00Z">
                    <w:rPr>
                      <w:sz w:val="24"/>
                      <w:szCs w:val="24"/>
                    </w:rPr>
                  </w:rPrChange>
                </w:rPr>
                <w:lastRenderedPageBreak/>
                <w:t>Nếu bên mua gửi message reject</w:t>
              </w:r>
              <w:proofErr w:type="gramStart"/>
              <w:r w:rsidRPr="00D87197">
                <w:rPr>
                  <w:sz w:val="24"/>
                  <w:szCs w:val="24"/>
                  <w:highlight w:val="yellow"/>
                  <w:rPrChange w:id="247" w:author="Administrator" w:date="2021-07-08T09:31:00Z">
                    <w:rPr>
                      <w:sz w:val="24"/>
                      <w:szCs w:val="24"/>
                    </w:rPr>
                  </w:rPrChange>
                </w:rPr>
                <w:t>,  bên</w:t>
              </w:r>
              <w:proofErr w:type="gramEnd"/>
              <w:r w:rsidRPr="00D87197">
                <w:rPr>
                  <w:sz w:val="24"/>
                  <w:szCs w:val="24"/>
                  <w:highlight w:val="yellow"/>
                  <w:rPrChange w:id="248" w:author="Administrator" w:date="2021-07-08T09:31:00Z">
                    <w:rPr>
                      <w:sz w:val="24"/>
                      <w:szCs w:val="24"/>
                    </w:rPr>
                  </w:rPrChange>
                </w:rPr>
                <w:t xml:space="preserve"> bán sẽ giải tỏa lại lệnh bán đã sinh trước đó.</w:t>
              </w:r>
            </w:ins>
          </w:p>
        </w:tc>
      </w:tr>
      <w:tr w:rsidR="000D1D7E" w:rsidRPr="001542F1" w:rsidTr="00C5251E">
        <w:tc>
          <w:tcPr>
            <w:tcW w:w="643" w:type="dxa"/>
          </w:tcPr>
          <w:p w:rsidR="000D1D7E" w:rsidRPr="001542F1" w:rsidRDefault="000D1D7E" w:rsidP="00C5251E">
            <w:pPr>
              <w:tabs>
                <w:tab w:val="center" w:pos="213"/>
              </w:tabs>
              <w:jc w:val="center"/>
              <w:rPr>
                <w:sz w:val="24"/>
                <w:szCs w:val="24"/>
              </w:rPr>
            </w:pPr>
            <w:r w:rsidRPr="001542F1">
              <w:rPr>
                <w:sz w:val="24"/>
                <w:szCs w:val="24"/>
              </w:rPr>
              <w:lastRenderedPageBreak/>
              <w:t>5</w:t>
            </w:r>
          </w:p>
        </w:tc>
        <w:tc>
          <w:tcPr>
            <w:tcW w:w="2474" w:type="dxa"/>
          </w:tcPr>
          <w:p w:rsidR="000D1D7E" w:rsidRPr="001542F1" w:rsidRDefault="000D1D7E" w:rsidP="00C5251E">
            <w:pPr>
              <w:rPr>
                <w:color w:val="333333"/>
                <w:sz w:val="24"/>
                <w:szCs w:val="24"/>
              </w:rPr>
            </w:pPr>
            <w:r w:rsidRPr="001542F1">
              <w:rPr>
                <w:color w:val="333333"/>
                <w:sz w:val="24"/>
                <w:szCs w:val="24"/>
              </w:rPr>
              <w:t xml:space="preserve">Bước </w:t>
            </w:r>
            <w:ins w:id="249" w:author="Administrator" w:date="2021-07-07T11:13:00Z">
              <w:r w:rsidR="005E1538">
                <w:rPr>
                  <w:color w:val="333333"/>
                  <w:sz w:val="24"/>
                  <w:szCs w:val="24"/>
                </w:rPr>
                <w:t>5</w:t>
              </w:r>
            </w:ins>
            <w:del w:id="250" w:author="Administrator" w:date="2021-07-07T11:13:00Z">
              <w:r w:rsidRPr="001542F1" w:rsidDel="005E1538">
                <w:rPr>
                  <w:color w:val="333333"/>
                  <w:sz w:val="24"/>
                  <w:szCs w:val="24"/>
                </w:rPr>
                <w:delText>6</w:delText>
              </w:r>
            </w:del>
          </w:p>
        </w:tc>
        <w:tc>
          <w:tcPr>
            <w:tcW w:w="6153" w:type="dxa"/>
          </w:tcPr>
          <w:p w:rsidR="000D1D7E" w:rsidRPr="001542F1" w:rsidRDefault="000D1D7E" w:rsidP="00C5251E">
            <w:pPr>
              <w:rPr>
                <w:sz w:val="24"/>
                <w:szCs w:val="24"/>
              </w:rPr>
            </w:pPr>
            <w:del w:id="251" w:author="Administrator" w:date="2021-07-07T11:13:00Z">
              <w:r w:rsidRPr="001542F1" w:rsidDel="005E1538">
                <w:rPr>
                  <w:sz w:val="24"/>
                  <w:szCs w:val="24"/>
                </w:rPr>
                <w:delText>EORS sau khi nhận tín hiệu lệnh đã bốc lên Gateway thì cập nhật trạng thái lệnh đang gửi vào các subOMS tương ứng</w:delText>
              </w:r>
            </w:del>
            <w:ins w:id="252" w:author="Administrator" w:date="2021-07-07T11:13:00Z">
              <w:r w:rsidR="005E1538">
                <w:rPr>
                  <w:sz w:val="24"/>
                  <w:szCs w:val="24"/>
                </w:rPr>
                <w:t>IORS chuyển tiếp message lên gateway</w:t>
              </w:r>
            </w:ins>
          </w:p>
        </w:tc>
      </w:tr>
      <w:tr w:rsidR="005E1538" w:rsidRPr="001542F1" w:rsidTr="00C5251E">
        <w:trPr>
          <w:ins w:id="253" w:author="Administrator" w:date="2021-07-07T11:14:00Z"/>
        </w:trPr>
        <w:tc>
          <w:tcPr>
            <w:tcW w:w="643" w:type="dxa"/>
          </w:tcPr>
          <w:p w:rsidR="005E1538" w:rsidRPr="001542F1" w:rsidRDefault="005E1538" w:rsidP="00C5251E">
            <w:pPr>
              <w:tabs>
                <w:tab w:val="center" w:pos="213"/>
              </w:tabs>
              <w:jc w:val="center"/>
              <w:rPr>
                <w:ins w:id="254" w:author="Administrator" w:date="2021-07-07T11:14:00Z"/>
                <w:sz w:val="24"/>
                <w:szCs w:val="24"/>
              </w:rPr>
            </w:pPr>
            <w:ins w:id="255" w:author="Administrator" w:date="2021-07-07T11:14:00Z">
              <w:r>
                <w:rPr>
                  <w:sz w:val="24"/>
                  <w:szCs w:val="24"/>
                </w:rPr>
                <w:t>6</w:t>
              </w:r>
            </w:ins>
          </w:p>
        </w:tc>
        <w:tc>
          <w:tcPr>
            <w:tcW w:w="2474" w:type="dxa"/>
          </w:tcPr>
          <w:p w:rsidR="005E1538" w:rsidRPr="001542F1" w:rsidRDefault="005E1538" w:rsidP="00C5251E">
            <w:pPr>
              <w:rPr>
                <w:ins w:id="256" w:author="Administrator" w:date="2021-07-07T11:14:00Z"/>
                <w:color w:val="333333"/>
                <w:sz w:val="24"/>
                <w:szCs w:val="24"/>
              </w:rPr>
            </w:pPr>
            <w:ins w:id="257" w:author="Administrator" w:date="2021-07-07T11:14:00Z">
              <w:r>
                <w:rPr>
                  <w:color w:val="333333"/>
                  <w:sz w:val="24"/>
                  <w:szCs w:val="24"/>
                </w:rPr>
                <w:t>Bước 6</w:t>
              </w:r>
            </w:ins>
          </w:p>
        </w:tc>
        <w:tc>
          <w:tcPr>
            <w:tcW w:w="6153" w:type="dxa"/>
          </w:tcPr>
          <w:p w:rsidR="005E1538" w:rsidRPr="001542F1" w:rsidDel="005E1538" w:rsidRDefault="005E1538" w:rsidP="00C5251E">
            <w:pPr>
              <w:rPr>
                <w:ins w:id="258" w:author="Administrator" w:date="2021-07-07T11:14:00Z"/>
                <w:sz w:val="24"/>
                <w:szCs w:val="24"/>
              </w:rPr>
            </w:pPr>
            <w:ins w:id="259" w:author="Administrator" w:date="2021-07-07T11:14:00Z">
              <w:r>
                <w:rPr>
                  <w:sz w:val="24"/>
                  <w:szCs w:val="24"/>
                </w:rPr>
                <w:t xml:space="preserve">Gateway gửi message confirm </w:t>
              </w:r>
            </w:ins>
            <w:ins w:id="260" w:author="Administrator" w:date="2021-07-07T11:15:00Z">
              <w:r>
                <w:rPr>
                  <w:sz w:val="24"/>
                  <w:szCs w:val="24"/>
                </w:rPr>
                <w:t>( hoặc từ chối) lệnh thỏa thuận vê IORS default</w:t>
              </w:r>
            </w:ins>
          </w:p>
        </w:tc>
      </w:tr>
      <w:tr w:rsidR="005E1538" w:rsidRPr="001542F1" w:rsidTr="00C5251E">
        <w:trPr>
          <w:ins w:id="261" w:author="Administrator" w:date="2021-07-07T11:15:00Z"/>
        </w:trPr>
        <w:tc>
          <w:tcPr>
            <w:tcW w:w="643" w:type="dxa"/>
          </w:tcPr>
          <w:p w:rsidR="005E1538" w:rsidRDefault="005E1538" w:rsidP="00C5251E">
            <w:pPr>
              <w:tabs>
                <w:tab w:val="center" w:pos="213"/>
              </w:tabs>
              <w:jc w:val="center"/>
              <w:rPr>
                <w:ins w:id="262" w:author="Administrator" w:date="2021-07-07T11:15:00Z"/>
                <w:sz w:val="24"/>
                <w:szCs w:val="24"/>
              </w:rPr>
            </w:pPr>
            <w:ins w:id="263" w:author="Administrator" w:date="2021-07-07T11:15:00Z">
              <w:r>
                <w:rPr>
                  <w:sz w:val="24"/>
                  <w:szCs w:val="24"/>
                </w:rPr>
                <w:t>7</w:t>
              </w:r>
            </w:ins>
          </w:p>
        </w:tc>
        <w:tc>
          <w:tcPr>
            <w:tcW w:w="2474" w:type="dxa"/>
          </w:tcPr>
          <w:p w:rsidR="005E1538" w:rsidRDefault="005E1538" w:rsidP="00C5251E">
            <w:pPr>
              <w:rPr>
                <w:ins w:id="264" w:author="Administrator" w:date="2021-07-07T11:15:00Z"/>
                <w:color w:val="333333"/>
                <w:sz w:val="24"/>
                <w:szCs w:val="24"/>
              </w:rPr>
            </w:pPr>
            <w:ins w:id="265" w:author="Administrator" w:date="2021-07-07T11:15:00Z">
              <w:r>
                <w:rPr>
                  <w:color w:val="333333"/>
                  <w:sz w:val="24"/>
                  <w:szCs w:val="24"/>
                </w:rPr>
                <w:t>Bước 7</w:t>
              </w:r>
            </w:ins>
          </w:p>
        </w:tc>
        <w:tc>
          <w:tcPr>
            <w:tcW w:w="6153" w:type="dxa"/>
          </w:tcPr>
          <w:p w:rsidR="005E1538" w:rsidRDefault="005E1538" w:rsidP="00C5251E">
            <w:pPr>
              <w:rPr>
                <w:ins w:id="266" w:author="Administrator" w:date="2021-07-07T11:15:00Z"/>
                <w:sz w:val="24"/>
                <w:szCs w:val="24"/>
              </w:rPr>
            </w:pPr>
            <w:ins w:id="267" w:author="Administrator" w:date="2021-07-07T11:16:00Z">
              <w:r>
                <w:rPr>
                  <w:sz w:val="24"/>
                  <w:szCs w:val="24"/>
                </w:rPr>
                <w:t>IORS default gửi message</w:t>
              </w:r>
              <w:r w:rsidR="00286661">
                <w:rPr>
                  <w:sz w:val="24"/>
                  <w:szCs w:val="24"/>
                </w:rPr>
                <w:t xml:space="preserve"> về OMS default,</w:t>
              </w:r>
            </w:ins>
            <w:ins w:id="268" w:author="Administrator" w:date="2021-07-07T11:17:00Z">
              <w:r w:rsidR="00286661">
                <w:rPr>
                  <w:sz w:val="24"/>
                  <w:szCs w:val="24"/>
                </w:rPr>
                <w:t xml:space="preserve"> OMS default sẽ phản hồi lại thông tin về các subAccount mua/bán kèm tag</w:t>
              </w:r>
            </w:ins>
            <w:ins w:id="269" w:author="Administrator" w:date="2021-07-07T11:18:00Z">
              <w:r w:rsidR="00286661">
                <w:rPr>
                  <w:sz w:val="24"/>
                  <w:szCs w:val="24"/>
                </w:rPr>
                <w:t xml:space="preserve">OMS để </w:t>
              </w:r>
            </w:ins>
            <w:ins w:id="270" w:author="Administrator" w:date="2021-07-07T11:19:00Z">
              <w:r w:rsidR="00286661">
                <w:rPr>
                  <w:sz w:val="24"/>
                  <w:szCs w:val="24"/>
                </w:rPr>
                <w:t>IORS gửi tín hiệu khớp ( từ chối) về các subOMS của lệnh mua/bán</w:t>
              </w:r>
            </w:ins>
          </w:p>
        </w:tc>
      </w:tr>
    </w:tbl>
    <w:p w:rsidR="00EF62BB" w:rsidRPr="00321541" w:rsidRDefault="00EF62BB" w:rsidP="00321541">
      <w:pPr>
        <w:pStyle w:val="ListParagraph"/>
        <w:tabs>
          <w:tab w:val="left" w:pos="810"/>
        </w:tabs>
        <w:ind w:left="1440"/>
        <w:rPr>
          <w:rFonts w:ascii="Times New Roman" w:hAnsi="Times New Roman" w:cs="Times New Roman"/>
          <w:b/>
          <w:sz w:val="24"/>
          <w:szCs w:val="24"/>
        </w:rPr>
      </w:pPr>
    </w:p>
    <w:p w:rsidR="00B91BBD" w:rsidRDefault="00B91BBD" w:rsidP="000D1D7E">
      <w:pPr>
        <w:pStyle w:val="ListParagraph"/>
        <w:numPr>
          <w:ilvl w:val="0"/>
          <w:numId w:val="21"/>
        </w:numPr>
        <w:tabs>
          <w:tab w:val="left" w:pos="810"/>
        </w:tabs>
        <w:ind w:hanging="990"/>
        <w:rPr>
          <w:rFonts w:ascii="Times New Roman" w:hAnsi="Times New Roman" w:cs="Times New Roman"/>
          <w:b/>
          <w:sz w:val="24"/>
          <w:szCs w:val="24"/>
        </w:rPr>
      </w:pPr>
      <w:r>
        <w:rPr>
          <w:rFonts w:ascii="Times New Roman" w:hAnsi="Times New Roman" w:cs="Times New Roman"/>
          <w:b/>
          <w:sz w:val="24"/>
          <w:szCs w:val="24"/>
        </w:rPr>
        <w:t>Lệnh thỏa thuận đặt trước giờ</w:t>
      </w:r>
    </w:p>
    <w:p w:rsidR="00B91BBD" w:rsidRDefault="0096525F" w:rsidP="00321541">
      <w:pPr>
        <w:tabs>
          <w:tab w:val="left" w:pos="810"/>
        </w:tabs>
        <w:ind w:left="450"/>
        <w:rPr>
          <w:rFonts w:ascii="Times New Roman" w:hAnsi="Times New Roman" w:cs="Times New Roman"/>
          <w:sz w:val="24"/>
          <w:szCs w:val="24"/>
        </w:rPr>
      </w:pPr>
      <w:r w:rsidRPr="00321541">
        <w:rPr>
          <w:rFonts w:ascii="Times New Roman" w:hAnsi="Times New Roman" w:cs="Times New Roman"/>
          <w:sz w:val="24"/>
          <w:szCs w:val="24"/>
        </w:rPr>
        <w:t>Bốc lệnh thỏa thuận trước giờ tương tự cơ chế của lệnh thướng đặt trước giờ</w:t>
      </w:r>
      <w:r>
        <w:rPr>
          <w:rFonts w:ascii="Times New Roman" w:hAnsi="Times New Roman" w:cs="Times New Roman"/>
          <w:sz w:val="24"/>
          <w:szCs w:val="24"/>
        </w:rPr>
        <w:t xml:space="preserve">: </w:t>
      </w:r>
    </w:p>
    <w:p w:rsidR="0096525F"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Tiến trình trên IORS quét các lệnh đặt trước giờ xem đã thỏa mãn điều kiện bốc lệnh lên sở chưa</w:t>
      </w:r>
    </w:p>
    <w:p w:rsidR="0096525F" w:rsidRPr="00321541"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Nếu thỏa mãn điều kiện thì bốc lệnh từ OMS lên gateway</w:t>
      </w:r>
    </w:p>
    <w:p w:rsidR="000D1D7E" w:rsidRPr="00321541" w:rsidDel="005E1538" w:rsidRDefault="000D1D7E" w:rsidP="000D1D7E">
      <w:pPr>
        <w:pStyle w:val="ListParagraph"/>
        <w:numPr>
          <w:ilvl w:val="0"/>
          <w:numId w:val="21"/>
        </w:numPr>
        <w:tabs>
          <w:tab w:val="left" w:pos="810"/>
        </w:tabs>
        <w:ind w:hanging="990"/>
        <w:rPr>
          <w:del w:id="271" w:author="Administrator" w:date="2021-07-07T11:14:00Z"/>
          <w:rFonts w:ascii="Times New Roman" w:hAnsi="Times New Roman" w:cs="Times New Roman"/>
          <w:b/>
          <w:sz w:val="24"/>
          <w:szCs w:val="24"/>
        </w:rPr>
      </w:pPr>
      <w:del w:id="272" w:author="Administrator" w:date="2021-07-07T11:14:00Z">
        <w:r w:rsidRPr="00321541" w:rsidDel="005E1538">
          <w:rPr>
            <w:rFonts w:ascii="Times New Roman" w:hAnsi="Times New Roman" w:cs="Times New Roman"/>
            <w:b/>
            <w:sz w:val="24"/>
            <w:szCs w:val="24"/>
          </w:rPr>
          <w:delText>Confirm lệnh và confirm khớp từ Gateway</w:delText>
        </w:r>
      </w:del>
    </w:p>
    <w:p w:rsidR="007E76BB" w:rsidDel="005E1538" w:rsidRDefault="00EF62BB" w:rsidP="00321541">
      <w:pPr>
        <w:rPr>
          <w:del w:id="273" w:author="Administrator" w:date="2021-07-07T11:08:00Z"/>
          <w:rFonts w:ascii="Times New Roman" w:hAnsi="Times New Roman" w:cs="Times New Roman"/>
          <w:sz w:val="24"/>
          <w:szCs w:val="24"/>
        </w:rPr>
      </w:pPr>
      <w:del w:id="274" w:author="Administrator" w:date="2021-07-06T19:19:00Z">
        <w:r w:rsidRPr="00321541" w:rsidDel="007E76BB">
          <w:rPr>
            <w:rFonts w:ascii="Times New Roman" w:hAnsi="Times New Roman" w:cs="Times New Roman"/>
            <w:sz w:val="24"/>
            <w:szCs w:val="24"/>
          </w:rPr>
          <w:delText>Theo SPEC mới của dự án HSX04, qui trình lệnh thỏa thuận 1 firm và 2 firm là giống nhau, khi bên yêu cầu gửi yêu cầu lệnh thỏa thuận lên sở, sở sẽ gửi lại message confirm cho bên gửi, đồng thời gửi thêm message yêu cầu</w:delText>
        </w:r>
        <w:r w:rsidR="006F5EE4" w:rsidDel="007E76BB">
          <w:rPr>
            <w:rFonts w:ascii="Times New Roman" w:hAnsi="Times New Roman" w:cs="Times New Roman"/>
            <w:sz w:val="24"/>
            <w:szCs w:val="24"/>
          </w:rPr>
          <w:delText xml:space="preserve"> xác nhận</w:delText>
        </w:r>
        <w:r w:rsidRPr="00321541" w:rsidDel="007E76BB">
          <w:rPr>
            <w:rFonts w:ascii="Times New Roman" w:hAnsi="Times New Roman" w:cs="Times New Roman"/>
            <w:sz w:val="24"/>
            <w:szCs w:val="24"/>
          </w:rPr>
          <w:delText xml:space="preserve"> lệnh cho bên đối ứng (*)</w:delText>
        </w:r>
      </w:del>
    </w:p>
    <w:p w:rsidR="00EF62BB" w:rsidRPr="00321541" w:rsidDel="005E1538" w:rsidRDefault="00EF62BB" w:rsidP="00321541">
      <w:pPr>
        <w:rPr>
          <w:del w:id="275" w:author="Administrator" w:date="2021-07-07T11:08:00Z"/>
          <w:rFonts w:ascii="Times New Roman" w:hAnsi="Times New Roman" w:cs="Times New Roman"/>
          <w:sz w:val="24"/>
          <w:szCs w:val="24"/>
        </w:rPr>
      </w:pPr>
      <w:del w:id="276" w:author="Administrator" w:date="2021-07-07T11:08:00Z">
        <w:r w:rsidRPr="00321541" w:rsidDel="005E1538">
          <w:rPr>
            <w:rFonts w:ascii="Times New Roman" w:hAnsi="Times New Roman" w:cs="Times New Roman"/>
            <w:sz w:val="24"/>
            <w:szCs w:val="24"/>
          </w:rPr>
          <w:delText>Hệ thống OMS chia thành các subOMS theo tập khách hàng, nên khi nhận message yêu cầu</w:delText>
        </w:r>
        <w:r w:rsidR="006F5EE4" w:rsidDel="005E1538">
          <w:rPr>
            <w:rFonts w:ascii="Times New Roman" w:hAnsi="Times New Roman" w:cs="Times New Roman"/>
            <w:sz w:val="24"/>
            <w:szCs w:val="24"/>
          </w:rPr>
          <w:delText xml:space="preserve"> xác nhận</w:delText>
        </w:r>
        <w:r w:rsidRPr="00321541" w:rsidDel="005E1538">
          <w:rPr>
            <w:rFonts w:ascii="Times New Roman" w:hAnsi="Times New Roman" w:cs="Times New Roman"/>
            <w:sz w:val="24"/>
            <w:szCs w:val="24"/>
          </w:rPr>
          <w:delText xml:space="preserve"> (*) từ sở, sẽ không có cơ sở để định tuyến message vào subOMS nào.</w:delText>
        </w:r>
      </w:del>
    </w:p>
    <w:p w:rsidR="00EF62BB" w:rsidDel="005E1538" w:rsidRDefault="00EF62BB" w:rsidP="00321541">
      <w:pPr>
        <w:rPr>
          <w:del w:id="277" w:author="Administrator" w:date="2021-07-07T11:08:00Z"/>
          <w:rFonts w:ascii="Times New Roman" w:hAnsi="Times New Roman" w:cs="Times New Roman"/>
          <w:sz w:val="24"/>
          <w:szCs w:val="24"/>
        </w:rPr>
      </w:pPr>
      <w:del w:id="278" w:author="Administrator" w:date="2021-07-07T11:08:00Z">
        <w:r w:rsidRPr="00321541" w:rsidDel="005E1538">
          <w:rPr>
            <w:rFonts w:ascii="Times New Roman" w:hAnsi="Times New Roman" w:cs="Times New Roman"/>
            <w:sz w:val="24"/>
            <w:szCs w:val="24"/>
          </w:rPr>
          <w:sym w:font="Wingdings" w:char="F0E0"/>
        </w:r>
        <w:r w:rsidRPr="00321541" w:rsidDel="005E1538">
          <w:rPr>
            <w:rFonts w:ascii="Times New Roman" w:hAnsi="Times New Roman" w:cs="Times New Roman"/>
            <w:sz w:val="24"/>
            <w:szCs w:val="24"/>
          </w:rPr>
          <w:delText xml:space="preserve"> </w:delText>
        </w:r>
        <w:r w:rsidRPr="00321541" w:rsidDel="005E1538">
          <w:rPr>
            <w:rFonts w:ascii="Times New Roman" w:hAnsi="Times New Roman" w:cs="Times New Roman"/>
            <w:b/>
            <w:sz w:val="24"/>
            <w:szCs w:val="24"/>
          </w:rPr>
          <w:delText>Giải pháp đề xuất:</w:delText>
        </w:r>
        <w:r w:rsidRPr="00321541" w:rsidDel="005E1538">
          <w:rPr>
            <w:rFonts w:ascii="Times New Roman" w:hAnsi="Times New Roman" w:cs="Times New Roman"/>
            <w:sz w:val="24"/>
            <w:szCs w:val="24"/>
          </w:rPr>
          <w:delText xml:space="preserve">  </w:delText>
        </w:r>
        <w:r w:rsidR="00B91BBD" w:rsidDel="005E1538">
          <w:rPr>
            <w:rFonts w:ascii="Times New Roman" w:hAnsi="Times New Roman" w:cs="Times New Roman"/>
            <w:sz w:val="24"/>
            <w:szCs w:val="24"/>
          </w:rPr>
          <w:delText xml:space="preserve">Trên các IORS, qui định 1 IORS </w:delText>
        </w:r>
        <w:r w:rsidR="00950E9E" w:rsidDel="005E1538">
          <w:rPr>
            <w:rFonts w:ascii="Times New Roman" w:hAnsi="Times New Roman" w:cs="Times New Roman"/>
            <w:sz w:val="24"/>
            <w:szCs w:val="24"/>
          </w:rPr>
          <w:delText>mặc định</w:delText>
        </w:r>
        <w:r w:rsidR="00C3364C" w:rsidDel="005E1538">
          <w:rPr>
            <w:rFonts w:ascii="Times New Roman" w:hAnsi="Times New Roman" w:cs="Times New Roman"/>
            <w:sz w:val="24"/>
            <w:szCs w:val="24"/>
          </w:rPr>
          <w:delText xml:space="preserve"> (có thể tách riêng cho lệnh thỏa thuận để không ảnh hưởng hiêu năng lệnh thường)</w:delText>
        </w:r>
        <w:r w:rsidR="00950E9E" w:rsidDel="005E1538">
          <w:rPr>
            <w:rFonts w:ascii="Times New Roman" w:hAnsi="Times New Roman" w:cs="Times New Roman"/>
            <w:sz w:val="24"/>
            <w:szCs w:val="24"/>
          </w:rPr>
          <w:delText xml:space="preserve"> </w:delText>
        </w:r>
        <w:r w:rsidR="00B91BBD" w:rsidDel="005E1538">
          <w:rPr>
            <w:rFonts w:ascii="Times New Roman" w:hAnsi="Times New Roman" w:cs="Times New Roman"/>
            <w:sz w:val="24"/>
            <w:szCs w:val="24"/>
          </w:rPr>
          <w:delText>để nhận tất cả các message phản hồi</w:delText>
        </w:r>
        <w:r w:rsidR="0096525F" w:rsidDel="005E1538">
          <w:rPr>
            <w:rFonts w:ascii="Times New Roman" w:hAnsi="Times New Roman" w:cs="Times New Roman"/>
            <w:sz w:val="24"/>
            <w:szCs w:val="24"/>
          </w:rPr>
          <w:delText xml:space="preserve"> lệnh thỏa thuận</w:delText>
        </w:r>
        <w:r w:rsidR="00B91BBD" w:rsidDel="005E1538">
          <w:rPr>
            <w:rFonts w:ascii="Times New Roman" w:hAnsi="Times New Roman" w:cs="Times New Roman"/>
            <w:sz w:val="24"/>
            <w:szCs w:val="24"/>
          </w:rPr>
          <w:delText xml:space="preserve"> từ sở</w:delText>
        </w:r>
        <w:r w:rsidR="00950E9E" w:rsidDel="005E1538">
          <w:rPr>
            <w:rFonts w:ascii="Times New Roman" w:hAnsi="Times New Roman" w:cs="Times New Roman"/>
            <w:sz w:val="24"/>
            <w:szCs w:val="24"/>
          </w:rPr>
          <w:delText xml:space="preserve">. </w:delText>
        </w:r>
      </w:del>
    </w:p>
    <w:p w:rsidR="00950E9E" w:rsidDel="005E1538" w:rsidRDefault="00950E9E" w:rsidP="00321541">
      <w:pPr>
        <w:rPr>
          <w:del w:id="279" w:author="Administrator" w:date="2021-07-07T11:08:00Z"/>
          <w:rFonts w:ascii="Times New Roman" w:hAnsi="Times New Roman" w:cs="Times New Roman"/>
          <w:sz w:val="24"/>
          <w:szCs w:val="24"/>
        </w:rPr>
      </w:pPr>
      <w:del w:id="280" w:author="Administrator" w:date="2021-07-07T11:08:00Z">
        <w:r w:rsidDel="005E1538">
          <w:rPr>
            <w:rFonts w:ascii="Times New Roman" w:hAnsi="Times New Roman" w:cs="Times New Roman"/>
            <w:sz w:val="24"/>
            <w:szCs w:val="24"/>
          </w:rPr>
          <w:delText>I-ORS mặc định này sẽ kết nối đến tất cả các subOMS và cache được tiểu khoản theo tag OMS ( sử dụng cho việc router)</w:delText>
        </w:r>
      </w:del>
    </w:p>
    <w:p w:rsidR="00950E9E" w:rsidRPr="00321541" w:rsidDel="005E1538" w:rsidRDefault="00950E9E" w:rsidP="00321541">
      <w:pPr>
        <w:rPr>
          <w:del w:id="281" w:author="Administrator" w:date="2021-07-07T11:08:00Z"/>
          <w:rFonts w:ascii="Times New Roman" w:hAnsi="Times New Roman" w:cs="Times New Roman"/>
          <w:sz w:val="24"/>
          <w:szCs w:val="24"/>
        </w:rPr>
      </w:pPr>
      <w:del w:id="282" w:author="Administrator" w:date="2021-07-07T11:08:00Z">
        <w:r w:rsidDel="005E1538">
          <w:rPr>
            <w:rFonts w:ascii="Times New Roman" w:hAnsi="Times New Roman" w:cs="Times New Roman"/>
            <w:sz w:val="24"/>
            <w:szCs w:val="24"/>
          </w:rPr>
          <w:delText>Trong các subOMS qui định 1 sub OMS default dành cho thỏa thuận ( có thể dùng chung với subOMS của lệnh thường)</w:delText>
        </w:r>
      </w:del>
    </w:p>
    <w:p w:rsidR="009A2878" w:rsidRPr="00321541" w:rsidDel="005E1538" w:rsidRDefault="00950E9E" w:rsidP="00962F67">
      <w:pPr>
        <w:rPr>
          <w:del w:id="283" w:author="Administrator" w:date="2021-07-07T11:14:00Z"/>
          <w:rFonts w:ascii="Times New Roman" w:hAnsi="Times New Roman" w:cs="Times New Roman"/>
          <w:sz w:val="24"/>
          <w:szCs w:val="24"/>
        </w:rPr>
      </w:pPr>
      <w:del w:id="284" w:author="Administrator" w:date="2021-07-07T11:14:00Z">
        <w:r w:rsidRPr="00321541" w:rsidDel="005E1538">
          <w:rPr>
            <w:rFonts w:ascii="Times New Roman" w:hAnsi="Times New Roman" w:cs="Times New Roman"/>
            <w:sz w:val="24"/>
            <w:szCs w:val="24"/>
          </w:rPr>
          <w:object w:dxaOrig="6080" w:dyaOrig="4359" w14:anchorId="4C72D7E0">
            <v:shape id="_x0000_i1040" type="#_x0000_t75" style="width:434.25pt;height:270.75pt" o:ole="" o:preferrelative="f">
              <v:imagedata r:id="rId40" o:title=""/>
              <o:lock v:ext="edit" aspectratio="f"/>
            </v:shape>
            <o:OLEObject Type="Embed" ProgID="Visio.Drawing.11" ShapeID="_x0000_i1040" DrawAspect="Content" ObjectID="_1687242889" r:id="rId41"/>
          </w:object>
        </w:r>
      </w:del>
    </w:p>
    <w:tbl>
      <w:tblPr>
        <w:tblStyle w:val="TableGrid"/>
        <w:tblW w:w="9270" w:type="dxa"/>
        <w:tblInd w:w="625" w:type="dxa"/>
        <w:tblLook w:val="04A0" w:firstRow="1" w:lastRow="0" w:firstColumn="1" w:lastColumn="0" w:noHBand="0" w:noVBand="1"/>
      </w:tblPr>
      <w:tblGrid>
        <w:gridCol w:w="643"/>
        <w:gridCol w:w="2474"/>
        <w:gridCol w:w="6153"/>
      </w:tblGrid>
      <w:tr w:rsidR="009A2878" w:rsidRPr="001542F1" w:rsidDel="005E1538" w:rsidTr="00C5251E">
        <w:trPr>
          <w:del w:id="285" w:author="Administrator" w:date="2021-07-07T11:14:00Z"/>
        </w:trPr>
        <w:tc>
          <w:tcPr>
            <w:tcW w:w="643" w:type="dxa"/>
          </w:tcPr>
          <w:p w:rsidR="009A2878" w:rsidRPr="001542F1" w:rsidDel="005E1538" w:rsidRDefault="009A2878" w:rsidP="00C5251E">
            <w:pPr>
              <w:jc w:val="center"/>
              <w:rPr>
                <w:del w:id="286" w:author="Administrator" w:date="2021-07-07T11:14:00Z"/>
                <w:sz w:val="24"/>
                <w:szCs w:val="24"/>
              </w:rPr>
            </w:pPr>
            <w:del w:id="287" w:author="Administrator" w:date="2021-07-07T11:14:00Z">
              <w:r w:rsidRPr="001542F1" w:rsidDel="005E1538">
                <w:rPr>
                  <w:sz w:val="24"/>
                  <w:szCs w:val="24"/>
                </w:rPr>
                <w:delText>STT</w:delText>
              </w:r>
            </w:del>
          </w:p>
        </w:tc>
        <w:tc>
          <w:tcPr>
            <w:tcW w:w="2474" w:type="dxa"/>
          </w:tcPr>
          <w:p w:rsidR="009A2878" w:rsidRPr="001542F1" w:rsidDel="005E1538" w:rsidRDefault="009A2878" w:rsidP="00C5251E">
            <w:pPr>
              <w:jc w:val="center"/>
              <w:rPr>
                <w:del w:id="288" w:author="Administrator" w:date="2021-07-07T11:14:00Z"/>
                <w:sz w:val="24"/>
                <w:szCs w:val="24"/>
              </w:rPr>
            </w:pPr>
            <w:del w:id="289" w:author="Administrator" w:date="2021-07-07T11:14:00Z">
              <w:r w:rsidRPr="001542F1" w:rsidDel="005E1538">
                <w:rPr>
                  <w:sz w:val="24"/>
                  <w:szCs w:val="24"/>
                </w:rPr>
                <w:delText>Thành phần luồng</w:delText>
              </w:r>
            </w:del>
          </w:p>
        </w:tc>
        <w:tc>
          <w:tcPr>
            <w:tcW w:w="6153" w:type="dxa"/>
          </w:tcPr>
          <w:p w:rsidR="009A2878" w:rsidRPr="001542F1" w:rsidDel="005E1538" w:rsidRDefault="009A2878" w:rsidP="00C5251E">
            <w:pPr>
              <w:jc w:val="center"/>
              <w:rPr>
                <w:del w:id="290" w:author="Administrator" w:date="2021-07-07T11:14:00Z"/>
                <w:sz w:val="24"/>
                <w:szCs w:val="24"/>
              </w:rPr>
            </w:pPr>
            <w:del w:id="291" w:author="Administrator" w:date="2021-07-07T11:14:00Z">
              <w:r w:rsidRPr="001542F1" w:rsidDel="005E1538">
                <w:rPr>
                  <w:sz w:val="24"/>
                  <w:szCs w:val="24"/>
                </w:rPr>
                <w:delText>Mô tả</w:delText>
              </w:r>
            </w:del>
          </w:p>
        </w:tc>
      </w:tr>
      <w:tr w:rsidR="009A2878" w:rsidRPr="001542F1" w:rsidDel="005E1538" w:rsidTr="00C5251E">
        <w:trPr>
          <w:del w:id="292" w:author="Administrator" w:date="2021-07-07T11:14:00Z"/>
        </w:trPr>
        <w:tc>
          <w:tcPr>
            <w:tcW w:w="643" w:type="dxa"/>
          </w:tcPr>
          <w:p w:rsidR="009A2878" w:rsidRPr="001542F1" w:rsidDel="005E1538" w:rsidRDefault="009A2878" w:rsidP="00C5251E">
            <w:pPr>
              <w:jc w:val="center"/>
              <w:rPr>
                <w:del w:id="293" w:author="Administrator" w:date="2021-07-07T11:14:00Z"/>
                <w:sz w:val="24"/>
                <w:szCs w:val="24"/>
              </w:rPr>
            </w:pPr>
            <w:del w:id="294" w:author="Administrator" w:date="2021-07-07T11:14:00Z">
              <w:r w:rsidRPr="001542F1" w:rsidDel="005E1538">
                <w:rPr>
                  <w:sz w:val="24"/>
                  <w:szCs w:val="24"/>
                </w:rPr>
                <w:delText>1</w:delText>
              </w:r>
            </w:del>
          </w:p>
        </w:tc>
        <w:tc>
          <w:tcPr>
            <w:tcW w:w="2474" w:type="dxa"/>
          </w:tcPr>
          <w:p w:rsidR="009A2878" w:rsidRPr="001542F1" w:rsidDel="005E1538" w:rsidRDefault="009A2878" w:rsidP="00C5251E">
            <w:pPr>
              <w:rPr>
                <w:del w:id="295" w:author="Administrator" w:date="2021-07-07T11:14:00Z"/>
                <w:sz w:val="24"/>
                <w:szCs w:val="24"/>
              </w:rPr>
            </w:pPr>
            <w:del w:id="296" w:author="Administrator" w:date="2021-07-07T11:14:00Z">
              <w:r w:rsidRPr="001542F1" w:rsidDel="005E1538">
                <w:rPr>
                  <w:color w:val="333333"/>
                  <w:sz w:val="24"/>
                  <w:szCs w:val="24"/>
                </w:rPr>
                <w:delText>Bước 1</w:delText>
              </w:r>
            </w:del>
          </w:p>
        </w:tc>
        <w:tc>
          <w:tcPr>
            <w:tcW w:w="6153" w:type="dxa"/>
          </w:tcPr>
          <w:p w:rsidR="009A2878" w:rsidRPr="001542F1" w:rsidDel="005E1538" w:rsidRDefault="009A2878" w:rsidP="00C5251E">
            <w:pPr>
              <w:rPr>
                <w:del w:id="297" w:author="Administrator" w:date="2021-07-07T11:14:00Z"/>
                <w:sz w:val="24"/>
                <w:szCs w:val="24"/>
              </w:rPr>
            </w:pPr>
            <w:del w:id="298" w:author="Administrator" w:date="2021-07-07T11:14:00Z">
              <w:r w:rsidRPr="00A73361" w:rsidDel="005E1538">
                <w:rPr>
                  <w:sz w:val="24"/>
                  <w:szCs w:val="24"/>
                  <w:highlight w:val="yellow"/>
                  <w:rPrChange w:id="299" w:author="Administrator" w:date="2021-07-05T13:25:00Z">
                    <w:rPr>
                      <w:sz w:val="24"/>
                      <w:szCs w:val="24"/>
                    </w:rPr>
                  </w:rPrChange>
                </w:rPr>
                <w:delText xml:space="preserve">Message từ sở được gửi từ Gateway đến 1 </w:delText>
              </w:r>
              <w:r w:rsidRPr="00A73361" w:rsidDel="005E1538">
                <w:rPr>
                  <w:b/>
                  <w:sz w:val="24"/>
                  <w:szCs w:val="24"/>
                  <w:highlight w:val="yellow"/>
                  <w:rPrChange w:id="300" w:author="Administrator" w:date="2021-07-05T13:25:00Z">
                    <w:rPr>
                      <w:b/>
                      <w:sz w:val="24"/>
                      <w:szCs w:val="24"/>
                    </w:rPr>
                  </w:rPrChange>
                </w:rPr>
                <w:delText>IORS default</w:delText>
              </w:r>
              <w:r w:rsidRPr="00A73361" w:rsidDel="005E1538">
                <w:rPr>
                  <w:sz w:val="24"/>
                  <w:szCs w:val="24"/>
                  <w:highlight w:val="yellow"/>
                  <w:rPrChange w:id="301" w:author="Administrator" w:date="2021-07-05T13:25:00Z">
                    <w:rPr>
                      <w:sz w:val="24"/>
                      <w:szCs w:val="24"/>
                    </w:rPr>
                  </w:rPrChange>
                </w:rPr>
                <w:delText xml:space="preserve"> dùng cho lệnh thỏa thuận</w:delText>
              </w:r>
              <w:r w:rsidRPr="001542F1" w:rsidDel="005E1538">
                <w:rPr>
                  <w:sz w:val="24"/>
                  <w:szCs w:val="24"/>
                </w:rPr>
                <w:delText xml:space="preserve"> </w:delText>
              </w:r>
            </w:del>
          </w:p>
        </w:tc>
      </w:tr>
      <w:tr w:rsidR="009A2878" w:rsidRPr="001542F1" w:rsidDel="005E1538" w:rsidTr="00C5251E">
        <w:trPr>
          <w:del w:id="302" w:author="Administrator" w:date="2021-07-07T11:14:00Z"/>
        </w:trPr>
        <w:tc>
          <w:tcPr>
            <w:tcW w:w="643" w:type="dxa"/>
          </w:tcPr>
          <w:p w:rsidR="009A2878" w:rsidRPr="001542F1" w:rsidDel="005E1538" w:rsidRDefault="009A2878" w:rsidP="00C5251E">
            <w:pPr>
              <w:jc w:val="center"/>
              <w:rPr>
                <w:del w:id="303" w:author="Administrator" w:date="2021-07-07T11:14:00Z"/>
                <w:sz w:val="24"/>
                <w:szCs w:val="24"/>
              </w:rPr>
            </w:pPr>
            <w:del w:id="304" w:author="Administrator" w:date="2021-07-07T11:14:00Z">
              <w:r w:rsidRPr="001542F1" w:rsidDel="005E1538">
                <w:rPr>
                  <w:sz w:val="24"/>
                  <w:szCs w:val="24"/>
                </w:rPr>
                <w:delText>2</w:delText>
              </w:r>
            </w:del>
          </w:p>
        </w:tc>
        <w:tc>
          <w:tcPr>
            <w:tcW w:w="2474" w:type="dxa"/>
          </w:tcPr>
          <w:p w:rsidR="009A2878" w:rsidRPr="001542F1" w:rsidDel="005E1538" w:rsidRDefault="009A2878" w:rsidP="00C5251E">
            <w:pPr>
              <w:rPr>
                <w:del w:id="305" w:author="Administrator" w:date="2021-07-07T11:14:00Z"/>
                <w:sz w:val="24"/>
                <w:szCs w:val="24"/>
              </w:rPr>
            </w:pPr>
            <w:del w:id="306" w:author="Administrator" w:date="2021-07-07T11:14:00Z">
              <w:r w:rsidRPr="001542F1" w:rsidDel="005E1538">
                <w:rPr>
                  <w:color w:val="333333"/>
                  <w:sz w:val="24"/>
                  <w:szCs w:val="24"/>
                </w:rPr>
                <w:delText>Bước 2</w:delText>
              </w:r>
            </w:del>
          </w:p>
        </w:tc>
        <w:tc>
          <w:tcPr>
            <w:tcW w:w="6153" w:type="dxa"/>
          </w:tcPr>
          <w:p w:rsidR="009A2878" w:rsidDel="005E1538" w:rsidRDefault="009A2878">
            <w:pPr>
              <w:rPr>
                <w:del w:id="307" w:author="Administrator" w:date="2021-07-07T11:14:00Z"/>
                <w:sz w:val="24"/>
                <w:szCs w:val="24"/>
              </w:rPr>
            </w:pPr>
            <w:del w:id="308" w:author="Administrator" w:date="2021-07-07T11:14:00Z">
              <w:r w:rsidRPr="001542F1" w:rsidDel="005E1538">
                <w:rPr>
                  <w:sz w:val="24"/>
                  <w:szCs w:val="24"/>
                </w:rPr>
                <w:delText xml:space="preserve">IORS chuyển tiếp message đến </w:delText>
              </w:r>
              <w:r w:rsidR="00950E9E" w:rsidDel="005E1538">
                <w:rPr>
                  <w:sz w:val="24"/>
                  <w:szCs w:val="24"/>
                </w:rPr>
                <w:delText xml:space="preserve">subOMS tương ứng nếu là message </w:delText>
              </w:r>
            </w:del>
            <w:del w:id="309" w:author="Administrator" w:date="2021-07-05T13:29:00Z">
              <w:r w:rsidR="00950E9E" w:rsidDel="00E4445F">
                <w:rPr>
                  <w:sz w:val="24"/>
                  <w:szCs w:val="24"/>
                </w:rPr>
                <w:delText>có chỉ rõ CustodyCode</w:delText>
              </w:r>
            </w:del>
          </w:p>
          <w:p w:rsidR="00950E9E" w:rsidRPr="001542F1" w:rsidDel="005E1538" w:rsidRDefault="00950E9E">
            <w:pPr>
              <w:rPr>
                <w:del w:id="310" w:author="Administrator" w:date="2021-07-07T11:14:00Z"/>
                <w:sz w:val="24"/>
                <w:szCs w:val="24"/>
              </w:rPr>
            </w:pPr>
            <w:del w:id="311" w:author="Administrator" w:date="2021-07-07T11:14:00Z">
              <w:r w:rsidDel="005E1538">
                <w:rPr>
                  <w:sz w:val="24"/>
                  <w:szCs w:val="24"/>
                </w:rPr>
                <w:delText xml:space="preserve">IORS chuyển tiếp message đến subOMS default nếu như message </w:delText>
              </w:r>
            </w:del>
            <w:del w:id="312" w:author="Administrator" w:date="2021-07-05T13:29:00Z">
              <w:r w:rsidDel="00E4445F">
                <w:rPr>
                  <w:sz w:val="24"/>
                  <w:szCs w:val="24"/>
                </w:rPr>
                <w:delText>không chỉ rõ Custoycode</w:delText>
              </w:r>
            </w:del>
          </w:p>
        </w:tc>
      </w:tr>
      <w:tr w:rsidR="009A2878" w:rsidRPr="001542F1" w:rsidDel="005E1538" w:rsidTr="00C5251E">
        <w:trPr>
          <w:del w:id="313" w:author="Administrator" w:date="2021-07-07T11:14:00Z"/>
        </w:trPr>
        <w:tc>
          <w:tcPr>
            <w:tcW w:w="643" w:type="dxa"/>
          </w:tcPr>
          <w:p w:rsidR="009A2878" w:rsidRPr="001542F1" w:rsidDel="005E1538" w:rsidRDefault="009A2878" w:rsidP="00C5251E">
            <w:pPr>
              <w:jc w:val="center"/>
              <w:rPr>
                <w:del w:id="314" w:author="Administrator" w:date="2021-07-07T11:14:00Z"/>
                <w:sz w:val="24"/>
                <w:szCs w:val="24"/>
              </w:rPr>
            </w:pPr>
            <w:del w:id="315" w:author="Administrator" w:date="2021-07-07T11:14:00Z">
              <w:r w:rsidRPr="001542F1" w:rsidDel="005E1538">
                <w:rPr>
                  <w:sz w:val="24"/>
                  <w:szCs w:val="24"/>
                </w:rPr>
                <w:delText>3</w:delText>
              </w:r>
            </w:del>
          </w:p>
        </w:tc>
        <w:tc>
          <w:tcPr>
            <w:tcW w:w="2474" w:type="dxa"/>
          </w:tcPr>
          <w:p w:rsidR="009A2878" w:rsidRPr="001542F1" w:rsidDel="005E1538" w:rsidRDefault="009A2878" w:rsidP="00C5251E">
            <w:pPr>
              <w:rPr>
                <w:del w:id="316" w:author="Administrator" w:date="2021-07-07T11:14:00Z"/>
                <w:sz w:val="24"/>
                <w:szCs w:val="24"/>
              </w:rPr>
            </w:pPr>
            <w:del w:id="317" w:author="Administrator" w:date="2021-07-07T11:14:00Z">
              <w:r w:rsidRPr="001542F1" w:rsidDel="005E1538">
                <w:rPr>
                  <w:color w:val="333333"/>
                  <w:sz w:val="24"/>
                  <w:szCs w:val="24"/>
                </w:rPr>
                <w:delText>Bước 3</w:delText>
              </w:r>
            </w:del>
          </w:p>
        </w:tc>
        <w:tc>
          <w:tcPr>
            <w:tcW w:w="6153" w:type="dxa"/>
          </w:tcPr>
          <w:p w:rsidR="009A2878" w:rsidDel="005E1538" w:rsidRDefault="00950E9E" w:rsidP="00C5251E">
            <w:pPr>
              <w:rPr>
                <w:del w:id="318" w:author="Administrator" w:date="2021-07-07T11:14:00Z"/>
                <w:sz w:val="24"/>
                <w:szCs w:val="24"/>
              </w:rPr>
            </w:pPr>
            <w:del w:id="319" w:author="Administrator" w:date="2021-07-07T11:14:00Z">
              <w:r w:rsidDel="005E1538">
                <w:rPr>
                  <w:sz w:val="24"/>
                  <w:szCs w:val="24"/>
                </w:rPr>
                <w:delText xml:space="preserve">Dữ liệu liên quan đến lệnh thỏa thuận sau khi được cập nhật trên subOMS sẽ được tự động đồng bộ lên </w:delText>
              </w:r>
              <w:r w:rsidR="00F47051" w:rsidDel="005E1538">
                <w:rPr>
                  <w:sz w:val="24"/>
                  <w:szCs w:val="24"/>
                </w:rPr>
                <w:delText>sổ lệnh tập trung (</w:delText>
              </w:r>
              <w:r w:rsidDel="005E1538">
                <w:rPr>
                  <w:sz w:val="24"/>
                  <w:szCs w:val="24"/>
                </w:rPr>
                <w:delText>OracleMaster</w:delText>
              </w:r>
              <w:r w:rsidR="00F47051" w:rsidDel="005E1538">
                <w:rPr>
                  <w:sz w:val="24"/>
                  <w:szCs w:val="24"/>
                </w:rPr>
                <w:delText>)</w:delText>
              </w:r>
            </w:del>
          </w:p>
          <w:p w:rsidR="00950E9E" w:rsidRPr="001542F1" w:rsidDel="005E1538" w:rsidRDefault="00F47051">
            <w:pPr>
              <w:rPr>
                <w:del w:id="320" w:author="Administrator" w:date="2021-07-07T11:14:00Z"/>
                <w:sz w:val="24"/>
                <w:szCs w:val="24"/>
              </w:rPr>
            </w:pPr>
            <w:del w:id="321" w:author="Administrator" w:date="2021-07-07T11:14:00Z">
              <w:r w:rsidDel="005E1538">
                <w:rPr>
                  <w:sz w:val="24"/>
                  <w:szCs w:val="24"/>
                </w:rPr>
                <w:delText>Chức năng xác nhận lệnh thỏa thuận từ client sẽ query dữ liệu từ sổ lệnh tâp trung này</w:delText>
              </w:r>
            </w:del>
          </w:p>
        </w:tc>
      </w:tr>
    </w:tbl>
    <w:p w:rsidR="00CC2187" w:rsidRPr="001542F1" w:rsidRDefault="00CC2187" w:rsidP="00CC2187">
      <w:pPr>
        <w:pStyle w:val="Heading3"/>
        <w:rPr>
          <w:rFonts w:ascii="Times New Roman" w:hAnsi="Times New Roman" w:cs="Times New Roman"/>
          <w:sz w:val="24"/>
          <w:szCs w:val="24"/>
        </w:rPr>
      </w:pPr>
      <w:r w:rsidRPr="00321541">
        <w:rPr>
          <w:rFonts w:ascii="Times New Roman" w:hAnsi="Times New Roman" w:cs="Times New Roman"/>
          <w:sz w:val="24"/>
          <w:szCs w:val="24"/>
        </w:rPr>
        <w:t>5.2. Lệnh thỏa thuận 2 firm</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công ty tương tự như luồng thỏa thuận 1 firm ở trên</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đối tác như sau</w:t>
      </w:r>
      <w:r w:rsidR="00E8523A" w:rsidRPr="00955E01">
        <w:rPr>
          <w:rFonts w:ascii="Times New Roman" w:hAnsi="Times New Roman" w:cs="Times New Roman"/>
          <w:sz w:val="24"/>
          <w:szCs w:val="24"/>
        </w:rPr>
        <w:t>:</w:t>
      </w:r>
    </w:p>
    <w:p w:rsidR="003E242F" w:rsidRPr="00321541" w:rsidRDefault="00EA7732" w:rsidP="00321541">
      <w:pPr>
        <w:rPr>
          <w:rFonts w:ascii="Times New Roman" w:hAnsi="Times New Roman" w:cs="Times New Roman"/>
          <w:sz w:val="24"/>
          <w:szCs w:val="24"/>
        </w:rPr>
      </w:pPr>
      <w:r w:rsidRPr="00321541">
        <w:rPr>
          <w:rFonts w:ascii="Times New Roman" w:hAnsi="Times New Roman" w:cs="Times New Roman"/>
          <w:sz w:val="24"/>
          <w:szCs w:val="24"/>
        </w:rPr>
        <w:object w:dxaOrig="8083" w:dyaOrig="4380" w14:anchorId="6CD09C17">
          <v:shape id="_x0000_i1041" type="#_x0000_t75" style="width:486pt;height:255pt" o:ole="" o:preferrelative="f">
            <v:imagedata r:id="rId42" o:title=""/>
            <o:lock v:ext="edit" aspectratio="f"/>
          </v:shape>
          <o:OLEObject Type="Embed" ProgID="Visio.Drawing.11" ShapeID="_x0000_i1041" DrawAspect="Content" ObjectID="_1687242890" r:id="rId43"/>
        </w:object>
      </w:r>
    </w:p>
    <w:tbl>
      <w:tblPr>
        <w:tblStyle w:val="TableGrid"/>
        <w:tblW w:w="9270" w:type="dxa"/>
        <w:tblInd w:w="625" w:type="dxa"/>
        <w:tblLook w:val="04A0" w:firstRow="1" w:lastRow="0" w:firstColumn="1" w:lastColumn="0" w:noHBand="0" w:noVBand="1"/>
      </w:tblPr>
      <w:tblGrid>
        <w:gridCol w:w="670"/>
        <w:gridCol w:w="2467"/>
        <w:gridCol w:w="6133"/>
      </w:tblGrid>
      <w:tr w:rsidR="003E242F" w:rsidRPr="001542F1" w:rsidTr="00C5251E">
        <w:tc>
          <w:tcPr>
            <w:tcW w:w="643" w:type="dxa"/>
          </w:tcPr>
          <w:p w:rsidR="003E242F" w:rsidRPr="00321541" w:rsidRDefault="003E242F" w:rsidP="00C5251E">
            <w:pPr>
              <w:jc w:val="center"/>
              <w:rPr>
                <w:b/>
                <w:sz w:val="24"/>
                <w:szCs w:val="24"/>
              </w:rPr>
            </w:pPr>
            <w:r w:rsidRPr="00321541">
              <w:rPr>
                <w:b/>
                <w:sz w:val="24"/>
                <w:szCs w:val="24"/>
              </w:rPr>
              <w:t>STT</w:t>
            </w:r>
          </w:p>
        </w:tc>
        <w:tc>
          <w:tcPr>
            <w:tcW w:w="2474" w:type="dxa"/>
          </w:tcPr>
          <w:p w:rsidR="003E242F" w:rsidRPr="00321541" w:rsidRDefault="003E242F" w:rsidP="00C5251E">
            <w:pPr>
              <w:jc w:val="center"/>
              <w:rPr>
                <w:b/>
                <w:sz w:val="24"/>
                <w:szCs w:val="24"/>
              </w:rPr>
            </w:pPr>
            <w:r w:rsidRPr="00321541">
              <w:rPr>
                <w:b/>
                <w:sz w:val="24"/>
                <w:szCs w:val="24"/>
              </w:rPr>
              <w:t>Thành phần luồng</w:t>
            </w:r>
          </w:p>
        </w:tc>
        <w:tc>
          <w:tcPr>
            <w:tcW w:w="6153" w:type="dxa"/>
          </w:tcPr>
          <w:p w:rsidR="003E242F" w:rsidRPr="00321541" w:rsidRDefault="003E242F" w:rsidP="00C5251E">
            <w:pPr>
              <w:jc w:val="center"/>
              <w:rPr>
                <w:b/>
                <w:sz w:val="24"/>
                <w:szCs w:val="24"/>
              </w:rPr>
            </w:pPr>
            <w:r w:rsidRPr="00321541">
              <w:rPr>
                <w:b/>
                <w:sz w:val="24"/>
                <w:szCs w:val="24"/>
              </w:rPr>
              <w:t>Mô tả</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lastRenderedPageBreak/>
              <w:t>1</w:t>
            </w:r>
          </w:p>
        </w:tc>
        <w:tc>
          <w:tcPr>
            <w:tcW w:w="2474" w:type="dxa"/>
          </w:tcPr>
          <w:p w:rsidR="003E242F" w:rsidRPr="001542F1" w:rsidRDefault="003E242F" w:rsidP="00C5251E">
            <w:pPr>
              <w:rPr>
                <w:sz w:val="24"/>
                <w:szCs w:val="24"/>
              </w:rPr>
            </w:pPr>
            <w:r w:rsidRPr="001542F1">
              <w:rPr>
                <w:color w:val="333333"/>
                <w:sz w:val="24"/>
                <w:szCs w:val="24"/>
              </w:rPr>
              <w:t>Bước 1</w:t>
            </w:r>
          </w:p>
        </w:tc>
        <w:tc>
          <w:tcPr>
            <w:tcW w:w="6153" w:type="dxa"/>
          </w:tcPr>
          <w:p w:rsidR="003E242F" w:rsidRPr="001542F1" w:rsidRDefault="003E242F" w:rsidP="00C5251E">
            <w:pPr>
              <w:rPr>
                <w:sz w:val="24"/>
                <w:szCs w:val="24"/>
              </w:rPr>
            </w:pPr>
            <w:r w:rsidRPr="001542F1">
              <w:rPr>
                <w:sz w:val="24"/>
                <w:szCs w:val="24"/>
              </w:rPr>
              <w:t xml:space="preserve">Message từ sở được gửi từ Gateway đến </w:t>
            </w:r>
            <w:r w:rsidRPr="00321541">
              <w:rPr>
                <w:b/>
                <w:sz w:val="24"/>
                <w:szCs w:val="24"/>
              </w:rPr>
              <w:t xml:space="preserve">1 IORS default dùng cho lệnh thỏa thuận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2</w:t>
            </w:r>
          </w:p>
        </w:tc>
        <w:tc>
          <w:tcPr>
            <w:tcW w:w="2474" w:type="dxa"/>
          </w:tcPr>
          <w:p w:rsidR="003E242F" w:rsidRPr="001542F1" w:rsidRDefault="003E242F" w:rsidP="00C5251E">
            <w:pPr>
              <w:rPr>
                <w:sz w:val="24"/>
                <w:szCs w:val="24"/>
              </w:rPr>
            </w:pPr>
            <w:r w:rsidRPr="001542F1">
              <w:rPr>
                <w:color w:val="333333"/>
                <w:sz w:val="24"/>
                <w:szCs w:val="24"/>
              </w:rPr>
              <w:t>Bước 2</w:t>
            </w:r>
          </w:p>
        </w:tc>
        <w:tc>
          <w:tcPr>
            <w:tcW w:w="6153" w:type="dxa"/>
          </w:tcPr>
          <w:p w:rsidR="003E242F" w:rsidRPr="001542F1" w:rsidRDefault="00EA7732">
            <w:pPr>
              <w:rPr>
                <w:sz w:val="24"/>
                <w:szCs w:val="24"/>
              </w:rPr>
            </w:pPr>
            <w:r>
              <w:rPr>
                <w:sz w:val="24"/>
                <w:szCs w:val="24"/>
              </w:rPr>
              <w:t xml:space="preserve">IORS chuyển tiếp message đến </w:t>
            </w:r>
            <w:del w:id="322" w:author="Administrator" w:date="2021-07-07T11:23:00Z">
              <w:r w:rsidDel="00186EB7">
                <w:rPr>
                  <w:sz w:val="24"/>
                  <w:szCs w:val="24"/>
                </w:rPr>
                <w:delText>sub</w:delText>
              </w:r>
            </w:del>
            <w:r>
              <w:rPr>
                <w:sz w:val="24"/>
                <w:szCs w:val="24"/>
              </w:rPr>
              <w:t xml:space="preserve">OMS default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3</w:t>
            </w:r>
          </w:p>
        </w:tc>
        <w:tc>
          <w:tcPr>
            <w:tcW w:w="2474" w:type="dxa"/>
          </w:tcPr>
          <w:p w:rsidR="003E242F" w:rsidRPr="001542F1" w:rsidRDefault="003E242F" w:rsidP="00C5251E">
            <w:pPr>
              <w:rPr>
                <w:sz w:val="24"/>
                <w:szCs w:val="24"/>
              </w:rPr>
            </w:pPr>
            <w:r w:rsidRPr="001542F1">
              <w:rPr>
                <w:color w:val="333333"/>
                <w:sz w:val="24"/>
                <w:szCs w:val="24"/>
              </w:rPr>
              <w:t>Bước 3</w:t>
            </w:r>
          </w:p>
        </w:tc>
        <w:tc>
          <w:tcPr>
            <w:tcW w:w="6153" w:type="dxa"/>
          </w:tcPr>
          <w:p w:rsidR="003E242F" w:rsidRPr="001542F1" w:rsidRDefault="00EA7732">
            <w:pPr>
              <w:rPr>
                <w:sz w:val="24"/>
                <w:szCs w:val="24"/>
              </w:rPr>
            </w:pPr>
            <w:r>
              <w:rPr>
                <w:sz w:val="24"/>
                <w:szCs w:val="24"/>
              </w:rPr>
              <w:t>Dữ liệu được đồng bộ đến db Oracle Master</w:t>
            </w:r>
          </w:p>
        </w:tc>
      </w:tr>
      <w:tr w:rsidR="001B003B" w:rsidRPr="001542F1" w:rsidTr="00C5251E">
        <w:tc>
          <w:tcPr>
            <w:tcW w:w="643" w:type="dxa"/>
          </w:tcPr>
          <w:p w:rsidR="001B003B" w:rsidRPr="001542F1" w:rsidRDefault="001B003B" w:rsidP="00C5251E">
            <w:pPr>
              <w:jc w:val="center"/>
              <w:rPr>
                <w:sz w:val="24"/>
                <w:szCs w:val="24"/>
              </w:rPr>
            </w:pPr>
            <w:r w:rsidRPr="001542F1">
              <w:rPr>
                <w:sz w:val="24"/>
                <w:szCs w:val="24"/>
              </w:rPr>
              <w:t>4</w:t>
            </w:r>
          </w:p>
        </w:tc>
        <w:tc>
          <w:tcPr>
            <w:tcW w:w="2474" w:type="dxa"/>
          </w:tcPr>
          <w:p w:rsidR="001B003B" w:rsidRPr="001542F1" w:rsidRDefault="001B003B" w:rsidP="00C5251E">
            <w:pPr>
              <w:rPr>
                <w:color w:val="333333"/>
                <w:sz w:val="24"/>
                <w:szCs w:val="24"/>
              </w:rPr>
            </w:pPr>
            <w:r w:rsidRPr="001542F1">
              <w:rPr>
                <w:color w:val="333333"/>
                <w:sz w:val="24"/>
                <w:szCs w:val="24"/>
              </w:rPr>
              <w:t>Bước 4</w:t>
            </w:r>
          </w:p>
        </w:tc>
        <w:tc>
          <w:tcPr>
            <w:tcW w:w="6153" w:type="dxa"/>
          </w:tcPr>
          <w:p w:rsidR="00EA7732" w:rsidRDefault="00EA7732" w:rsidP="00C5251E">
            <w:pPr>
              <w:rPr>
                <w:sz w:val="24"/>
                <w:szCs w:val="24"/>
              </w:rPr>
            </w:pPr>
            <w:r>
              <w:rPr>
                <w:sz w:val="24"/>
                <w:szCs w:val="24"/>
              </w:rPr>
              <w:t>Client lệnh thỏa thuận lấy dữ liệu từ OralceMaster cho chức năng xác nhận lệnh thỏa thuận</w:t>
            </w:r>
          </w:p>
          <w:p w:rsidR="001B003B" w:rsidRPr="001542F1" w:rsidRDefault="001B003B">
            <w:pPr>
              <w:rPr>
                <w:sz w:val="24"/>
                <w:szCs w:val="24"/>
              </w:rPr>
            </w:pPr>
            <w:r w:rsidRPr="001542F1">
              <w:rPr>
                <w:sz w:val="24"/>
                <w:szCs w:val="24"/>
              </w:rPr>
              <w:t>Client lệnh thỏa thuận gửi yêu cầu để confirm lệnh thỏa thuận 2 firm</w:t>
            </w:r>
            <w:r w:rsidR="00DC4DA4">
              <w:rPr>
                <w:sz w:val="24"/>
                <w:szCs w:val="24"/>
              </w:rPr>
              <w:t xml:space="preserve"> lên hệ thống OMS thông qua luồng lệnh thông thường</w:t>
            </w:r>
            <w:r w:rsidR="00EA7732">
              <w:rPr>
                <w:sz w:val="24"/>
                <w:szCs w:val="24"/>
              </w:rPr>
              <w:t xml:space="preserve"> </w:t>
            </w:r>
          </w:p>
        </w:tc>
      </w:tr>
    </w:tbl>
    <w:p w:rsidR="00901D1E" w:rsidRPr="00321541" w:rsidRDefault="00901D1E" w:rsidP="00321541">
      <w:pPr>
        <w:rPr>
          <w:rFonts w:ascii="Times New Roman" w:hAnsi="Times New Roman" w:cs="Times New Roman"/>
        </w:rPr>
      </w:pPr>
    </w:p>
    <w:p w:rsidR="002E4A85" w:rsidRPr="001542F1" w:rsidRDefault="002E4A85" w:rsidP="00E1105A">
      <w:pPr>
        <w:pStyle w:val="Heading1"/>
        <w:numPr>
          <w:ilvl w:val="0"/>
          <w:numId w:val="3"/>
        </w:numPr>
        <w:rPr>
          <w:rFonts w:ascii="Times New Roman" w:hAnsi="Times New Roman" w:cs="Times New Roman"/>
          <w:sz w:val="24"/>
          <w:szCs w:val="24"/>
        </w:rPr>
      </w:pPr>
      <w:r w:rsidRPr="001542F1">
        <w:rPr>
          <w:rFonts w:ascii="Times New Roman" w:hAnsi="Times New Roman" w:cs="Times New Roman"/>
          <w:b/>
          <w:bCs/>
          <w:sz w:val="24"/>
          <w:szCs w:val="24"/>
        </w:rPr>
        <w:t>CƠ CHẾ DỰ PHÒNG CỦA HỆ THỐNG</w:t>
      </w:r>
      <w:bookmarkEnd w:id="196"/>
    </w:p>
    <w:p w:rsidR="002E4A85" w:rsidRPr="001542F1" w:rsidRDefault="002E4A85" w:rsidP="000B4302">
      <w:pPr>
        <w:pStyle w:val="BPNormal"/>
        <w:ind w:left="720"/>
        <w:rPr>
          <w:rFonts w:ascii="Times New Roman" w:hAnsi="Times New Roman" w:cs="Times New Roman"/>
          <w:sz w:val="24"/>
          <w:szCs w:val="24"/>
        </w:rPr>
      </w:pPr>
    </w:p>
    <w:tbl>
      <w:tblPr>
        <w:tblStyle w:val="TableGrid"/>
        <w:tblW w:w="9427" w:type="dxa"/>
        <w:tblInd w:w="468" w:type="dxa"/>
        <w:tblLook w:val="04A0" w:firstRow="1" w:lastRow="0" w:firstColumn="1" w:lastColumn="0" w:noHBand="0" w:noVBand="1"/>
      </w:tblPr>
      <w:tblGrid>
        <w:gridCol w:w="670"/>
        <w:gridCol w:w="1789"/>
        <w:gridCol w:w="2172"/>
        <w:gridCol w:w="1611"/>
        <w:gridCol w:w="3185"/>
        <w:tblGridChange w:id="323">
          <w:tblGrid>
            <w:gridCol w:w="670"/>
            <w:gridCol w:w="1759"/>
            <w:gridCol w:w="30"/>
            <w:gridCol w:w="2147"/>
            <w:gridCol w:w="25"/>
            <w:gridCol w:w="1590"/>
            <w:gridCol w:w="21"/>
            <w:gridCol w:w="3185"/>
          </w:tblGrid>
        </w:tblGridChange>
      </w:tblGrid>
      <w:tr w:rsidR="00702683" w:rsidRPr="001542F1" w:rsidTr="003A6F89">
        <w:tc>
          <w:tcPr>
            <w:tcW w:w="670"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STT</w:t>
            </w:r>
          </w:p>
        </w:tc>
        <w:tc>
          <w:tcPr>
            <w:tcW w:w="1759"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Cấu phần</w:t>
            </w:r>
          </w:p>
        </w:tc>
        <w:tc>
          <w:tcPr>
            <w:tcW w:w="2177"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Cơ chế HA</w:t>
            </w:r>
          </w:p>
        </w:tc>
        <w:tc>
          <w:tcPr>
            <w:tcW w:w="1615"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Giải pháp HA</w:t>
            </w:r>
          </w:p>
        </w:tc>
        <w:tc>
          <w:tcPr>
            <w:tcW w:w="3206"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Ghi chú</w:t>
            </w: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1</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ins w:id="324" w:author="Thanh Ngo" w:date="2021-07-07T14:16:00Z">
              <w:r w:rsidRPr="0034761F">
                <w:rPr>
                  <w:rFonts w:ascii="Times New Roman" w:hAnsi="Times New Roman"/>
                  <w:sz w:val="24"/>
                  <w:szCs w:val="24"/>
                  <w:rPrChange w:id="325" w:author="Thanh Ngo" w:date="2021-07-07T14:32:00Z">
                    <w:rPr>
                      <w:sz w:val="24"/>
                      <w:szCs w:val="24"/>
                    </w:rPr>
                  </w:rPrChange>
                </w:rPr>
                <w:t>OMS</w:t>
              </w:r>
            </w:ins>
            <w:del w:id="326" w:author="Thanh Ngo" w:date="2021-07-07T14:08:00Z">
              <w:r w:rsidRPr="0034761F" w:rsidDel="00DC20CC">
                <w:rPr>
                  <w:rFonts w:ascii="Times New Roman" w:hAnsi="Times New Roman"/>
                  <w:sz w:val="24"/>
                  <w:szCs w:val="24"/>
                </w:rPr>
                <w:delText>HFT</w:delText>
              </w:r>
            </w:del>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Active</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Cluster Database</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2</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ins w:id="327" w:author="Thanh Ngo" w:date="2021-07-07T14:16:00Z">
              <w:r w:rsidRPr="0034761F">
                <w:rPr>
                  <w:rFonts w:ascii="Times New Roman" w:hAnsi="Times New Roman"/>
                  <w:sz w:val="24"/>
                  <w:szCs w:val="24"/>
                  <w:rPrChange w:id="328" w:author="Thanh Ngo" w:date="2021-07-07T14:32:00Z">
                    <w:rPr>
                      <w:sz w:val="24"/>
                      <w:szCs w:val="24"/>
                    </w:rPr>
                  </w:rPrChange>
                </w:rPr>
                <w:t>E-ORS</w:t>
              </w:r>
            </w:ins>
            <w:del w:id="329" w:author="Thanh Ngo" w:date="2021-07-07T14:09:00Z">
              <w:r w:rsidRPr="0034761F" w:rsidDel="002D2523">
                <w:rPr>
                  <w:rFonts w:ascii="Times New Roman" w:eastAsiaTheme="minorHAnsi" w:hAnsi="Times New Roman"/>
                  <w:sz w:val="24"/>
                  <w:szCs w:val="24"/>
                </w:rPr>
                <w:delText>BPS Service</w:delText>
              </w:r>
            </w:del>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Active</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F5</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3</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ins w:id="330" w:author="Thanh Ngo" w:date="2021-07-07T14:16:00Z">
              <w:r w:rsidRPr="0034761F">
                <w:rPr>
                  <w:rFonts w:ascii="Times New Roman" w:hAnsi="Times New Roman"/>
                  <w:sz w:val="24"/>
                  <w:szCs w:val="24"/>
                  <w:rPrChange w:id="331" w:author="Thanh Ngo" w:date="2021-07-07T14:32:00Z">
                    <w:rPr>
                      <w:sz w:val="24"/>
                      <w:szCs w:val="24"/>
                    </w:rPr>
                  </w:rPrChange>
                </w:rPr>
                <w:t>I-ORS</w:t>
              </w:r>
            </w:ins>
            <w:del w:id="332" w:author="Thanh Ngo" w:date="2021-07-07T14:09:00Z">
              <w:r w:rsidRPr="0034761F" w:rsidDel="002D2523">
                <w:rPr>
                  <w:rFonts w:ascii="Times New Roman" w:hAnsi="Times New Roman"/>
                  <w:sz w:val="24"/>
                  <w:szCs w:val="24"/>
                </w:rPr>
                <w:delText>Exchange Bridge</w:delText>
              </w:r>
            </w:del>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Standby</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ins w:id="333" w:author="Thanh Ngo" w:date="2021-07-07T14:30:00Z">
              <w:r w:rsidRPr="0034761F">
                <w:rPr>
                  <w:rFonts w:ascii="Times New Roman" w:hAnsi="Times New Roman"/>
                  <w:sz w:val="24"/>
                  <w:szCs w:val="24"/>
                </w:rPr>
                <w:t>using Shared File System</w:t>
              </w:r>
            </w:ins>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4</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ins w:id="334" w:author="Thanh Ngo" w:date="2021-07-07T14:23:00Z">
              <w:r w:rsidRPr="0034761F">
                <w:rPr>
                  <w:rFonts w:ascii="Times New Roman" w:hAnsi="Times New Roman"/>
                  <w:sz w:val="24"/>
                  <w:szCs w:val="24"/>
                  <w:rPrChange w:id="335" w:author="Thanh Ngo" w:date="2021-07-07T14:32:00Z">
                    <w:rPr>
                      <w:sz w:val="24"/>
                      <w:szCs w:val="24"/>
                    </w:rPr>
                  </w:rPrChange>
                </w:rPr>
                <w:t>N-ORS</w:t>
              </w:r>
            </w:ins>
            <w:del w:id="336" w:author="Thanh Ngo" w:date="2021-07-07T14:09:00Z">
              <w:r w:rsidRPr="0034761F" w:rsidDel="002D2523">
                <w:rPr>
                  <w:rFonts w:ascii="Times New Roman" w:hAnsi="Times New Roman"/>
                  <w:sz w:val="24"/>
                  <w:szCs w:val="24"/>
                </w:rPr>
                <w:delText>Gateway HNX</w:delText>
              </w:r>
            </w:del>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Standby</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ins w:id="337" w:author="Thanh Ngo" w:date="2021-07-07T14:30:00Z">
              <w:r w:rsidRPr="0034761F">
                <w:rPr>
                  <w:rFonts w:ascii="Times New Roman" w:hAnsi="Times New Roman"/>
                  <w:sz w:val="24"/>
                  <w:szCs w:val="24"/>
                </w:rPr>
                <w:t>using Shared File System</w:t>
              </w:r>
            </w:ins>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5</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ins w:id="338" w:author="Thanh Ngo" w:date="2021-07-07T14:23:00Z">
              <w:r w:rsidRPr="0034761F">
                <w:rPr>
                  <w:rFonts w:ascii="Times New Roman" w:hAnsi="Times New Roman"/>
                  <w:sz w:val="24"/>
                  <w:szCs w:val="24"/>
                  <w:rPrChange w:id="339" w:author="Thanh Ngo" w:date="2021-07-07T14:32:00Z">
                    <w:rPr>
                      <w:sz w:val="24"/>
                      <w:szCs w:val="24"/>
                    </w:rPr>
                  </w:rPrChange>
                </w:rPr>
                <w:t>ORS Service</w:t>
              </w:r>
            </w:ins>
            <w:del w:id="340" w:author="Thanh Ngo" w:date="2021-07-07T14:09:00Z">
              <w:r w:rsidRPr="0034761F" w:rsidDel="002D2523">
                <w:rPr>
                  <w:rFonts w:ascii="Times New Roman" w:hAnsi="Times New Roman"/>
                  <w:sz w:val="24"/>
                  <w:szCs w:val="24"/>
                </w:rPr>
                <w:delText>Gateway HSX</w:delText>
              </w:r>
            </w:del>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 xml:space="preserve">Active – </w:t>
            </w:r>
            <w:ins w:id="341" w:author="Thanh Ngo" w:date="2021-07-07T14:23:00Z">
              <w:r w:rsidRPr="0034761F">
                <w:rPr>
                  <w:rFonts w:ascii="Times New Roman" w:hAnsi="Times New Roman"/>
                  <w:sz w:val="24"/>
                  <w:szCs w:val="24"/>
                </w:rPr>
                <w:t>Active</w:t>
              </w:r>
            </w:ins>
            <w:del w:id="342" w:author="Thanh Ngo" w:date="2021-07-07T14:23:00Z">
              <w:r w:rsidRPr="0034761F" w:rsidDel="006A566D">
                <w:rPr>
                  <w:rFonts w:ascii="Times New Roman" w:hAnsi="Times New Roman"/>
                  <w:sz w:val="24"/>
                  <w:szCs w:val="24"/>
                </w:rPr>
                <w:delText>Standby</w:delText>
              </w:r>
            </w:del>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ins w:id="343" w:author="Thanh Ngo" w:date="2021-07-07T14:30:00Z">
              <w:r w:rsidRPr="0034761F">
                <w:rPr>
                  <w:rFonts w:ascii="Times New Roman" w:hAnsi="Times New Roman"/>
                  <w:sz w:val="24"/>
                  <w:szCs w:val="24"/>
                </w:rPr>
                <w:t>F5</w:t>
              </w:r>
            </w:ins>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blPrEx>
          <w:tblW w:w="9427" w:type="dxa"/>
          <w:tblInd w:w="468" w:type="dxa"/>
          <w:tblPrExChange w:id="344" w:author="Thanh Ngo" w:date="2021-07-07T14:30:00Z">
            <w:tblPrEx>
              <w:tblW w:w="9427" w:type="dxa"/>
              <w:tblInd w:w="468" w:type="dxa"/>
            </w:tblPrEx>
          </w:tblPrExChange>
        </w:tblPrEx>
        <w:tc>
          <w:tcPr>
            <w:tcW w:w="670" w:type="dxa"/>
            <w:tcBorders>
              <w:top w:val="single" w:sz="4" w:space="0" w:color="auto"/>
              <w:left w:val="single" w:sz="4" w:space="0" w:color="auto"/>
              <w:bottom w:val="single" w:sz="4" w:space="0" w:color="auto"/>
              <w:right w:val="single" w:sz="4" w:space="0" w:color="auto"/>
            </w:tcBorders>
            <w:hideMark/>
            <w:tcPrChange w:id="345" w:author="Thanh Ngo" w:date="2021-07-07T14:30:00Z">
              <w:tcPr>
                <w:tcW w:w="670" w:type="dxa"/>
                <w:tcBorders>
                  <w:top w:val="single" w:sz="4" w:space="0" w:color="auto"/>
                  <w:left w:val="single" w:sz="4" w:space="0" w:color="auto"/>
                  <w:bottom w:val="single" w:sz="4" w:space="0" w:color="auto"/>
                  <w:right w:val="single" w:sz="4" w:space="0" w:color="auto"/>
                </w:tcBorders>
                <w:hideMark/>
              </w:tcPr>
            </w:tcPrChange>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6</w:t>
            </w:r>
          </w:p>
        </w:tc>
        <w:tc>
          <w:tcPr>
            <w:tcW w:w="1759" w:type="dxa"/>
            <w:tcBorders>
              <w:top w:val="single" w:sz="4" w:space="0" w:color="auto"/>
              <w:left w:val="single" w:sz="4" w:space="0" w:color="auto"/>
              <w:bottom w:val="single" w:sz="4" w:space="0" w:color="auto"/>
              <w:right w:val="single" w:sz="4" w:space="0" w:color="auto"/>
            </w:tcBorders>
            <w:tcPrChange w:id="346" w:author="Thanh Ngo" w:date="2021-07-07T14:30:00Z">
              <w:tcPr>
                <w:tcW w:w="1682" w:type="dxa"/>
                <w:tcBorders>
                  <w:top w:val="single" w:sz="4" w:space="0" w:color="auto"/>
                  <w:left w:val="single" w:sz="4" w:space="0" w:color="auto"/>
                  <w:bottom w:val="single" w:sz="4" w:space="0" w:color="auto"/>
                  <w:right w:val="single" w:sz="4" w:space="0" w:color="auto"/>
                </w:tcBorders>
              </w:tcPr>
            </w:tcPrChange>
          </w:tcPr>
          <w:p w:rsidR="006A566D" w:rsidRPr="0034761F" w:rsidRDefault="0034761F" w:rsidP="006A566D">
            <w:pPr>
              <w:pStyle w:val="BPNormal"/>
              <w:contextualSpacing/>
              <w:rPr>
                <w:rFonts w:ascii="Times New Roman" w:hAnsi="Times New Roman"/>
                <w:sz w:val="24"/>
                <w:szCs w:val="24"/>
              </w:rPr>
            </w:pPr>
            <w:ins w:id="347" w:author="Thanh Ngo" w:date="2021-07-07T14:33:00Z">
              <w:r>
                <w:rPr>
                  <w:rFonts w:ascii="Times New Roman" w:hAnsi="Times New Roman"/>
                  <w:sz w:val="24"/>
                  <w:szCs w:val="24"/>
                </w:rPr>
                <w:t>ORS-Sync</w:t>
              </w:r>
            </w:ins>
            <w:del w:id="348" w:author="Thanh Ngo" w:date="2021-07-07T14:09:00Z">
              <w:r w:rsidR="006A566D" w:rsidRPr="0034761F" w:rsidDel="002D2523">
                <w:rPr>
                  <w:rFonts w:ascii="Times New Roman" w:hAnsi="Times New Roman"/>
                  <w:sz w:val="24"/>
                  <w:szCs w:val="24"/>
                </w:rPr>
                <w:delText>Front</w:delText>
              </w:r>
            </w:del>
          </w:p>
        </w:tc>
        <w:tc>
          <w:tcPr>
            <w:tcW w:w="2177" w:type="dxa"/>
            <w:tcBorders>
              <w:top w:val="single" w:sz="4" w:space="0" w:color="auto"/>
              <w:left w:val="single" w:sz="4" w:space="0" w:color="auto"/>
              <w:bottom w:val="single" w:sz="4" w:space="0" w:color="auto"/>
              <w:right w:val="single" w:sz="4" w:space="0" w:color="auto"/>
            </w:tcBorders>
            <w:tcPrChange w:id="349" w:author="Thanh Ngo" w:date="2021-07-07T14:30:00Z">
              <w:tcPr>
                <w:tcW w:w="2188"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34761F" w:rsidP="006A566D">
            <w:pPr>
              <w:pStyle w:val="BPNormal"/>
              <w:contextualSpacing/>
              <w:rPr>
                <w:rFonts w:ascii="Times New Roman" w:hAnsi="Times New Roman"/>
                <w:sz w:val="24"/>
                <w:szCs w:val="24"/>
              </w:rPr>
            </w:pPr>
            <w:ins w:id="350" w:author="Thanh Ngo" w:date="2021-07-07T14:33:00Z">
              <w:r w:rsidRPr="00AC09E0">
                <w:rPr>
                  <w:rFonts w:ascii="Times New Roman" w:hAnsi="Times New Roman"/>
                  <w:sz w:val="24"/>
                  <w:szCs w:val="24"/>
                </w:rPr>
                <w:t>Active – Standby</w:t>
              </w:r>
              <w:r w:rsidRPr="0034761F" w:rsidDel="003A6F89">
                <w:rPr>
                  <w:rFonts w:ascii="Times New Roman" w:hAnsi="Times New Roman"/>
                  <w:sz w:val="24"/>
                  <w:szCs w:val="24"/>
                </w:rPr>
                <w:t xml:space="preserve"> </w:t>
              </w:r>
            </w:ins>
            <w:del w:id="351" w:author="Thanh Ngo" w:date="2021-07-07T14:30:00Z">
              <w:r w:rsidR="006A566D" w:rsidRPr="0034761F" w:rsidDel="003A6F89">
                <w:rPr>
                  <w:rFonts w:ascii="Times New Roman" w:hAnsi="Times New Roman"/>
                  <w:sz w:val="24"/>
                  <w:szCs w:val="24"/>
                </w:rPr>
                <w:delText>Active – Active</w:delText>
              </w:r>
            </w:del>
          </w:p>
        </w:tc>
        <w:tc>
          <w:tcPr>
            <w:tcW w:w="1615" w:type="dxa"/>
            <w:tcBorders>
              <w:top w:val="single" w:sz="4" w:space="0" w:color="auto"/>
              <w:left w:val="single" w:sz="4" w:space="0" w:color="auto"/>
              <w:bottom w:val="single" w:sz="4" w:space="0" w:color="auto"/>
              <w:right w:val="single" w:sz="4" w:space="0" w:color="auto"/>
            </w:tcBorders>
            <w:tcPrChange w:id="352" w:author="Thanh Ngo" w:date="2021-07-07T14:30:00Z">
              <w:tcPr>
                <w:tcW w:w="1626"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8326DF" w:rsidP="006A566D">
            <w:pPr>
              <w:pStyle w:val="BPNormal"/>
              <w:contextualSpacing/>
              <w:rPr>
                <w:rFonts w:ascii="Times New Roman" w:hAnsi="Times New Roman"/>
                <w:sz w:val="24"/>
                <w:szCs w:val="24"/>
              </w:rPr>
            </w:pPr>
            <w:ins w:id="353" w:author="Thanh Ngo" w:date="2021-07-07T14:33:00Z">
              <w:r w:rsidRPr="00AC09E0">
                <w:rPr>
                  <w:rFonts w:ascii="Times New Roman" w:hAnsi="Times New Roman"/>
                  <w:sz w:val="24"/>
                  <w:szCs w:val="24"/>
                </w:rPr>
                <w:t>using Shared File System</w:t>
              </w:r>
              <w:r w:rsidRPr="0034761F" w:rsidDel="003A6F89">
                <w:rPr>
                  <w:rFonts w:ascii="Times New Roman" w:hAnsi="Times New Roman"/>
                  <w:sz w:val="24"/>
                  <w:szCs w:val="24"/>
                </w:rPr>
                <w:t xml:space="preserve"> </w:t>
              </w:r>
            </w:ins>
            <w:del w:id="354" w:author="Thanh Ngo" w:date="2021-07-07T14:30:00Z">
              <w:r w:rsidR="006A566D" w:rsidRPr="0034761F" w:rsidDel="003A6F89">
                <w:rPr>
                  <w:rFonts w:ascii="Times New Roman" w:hAnsi="Times New Roman"/>
                  <w:sz w:val="24"/>
                  <w:szCs w:val="24"/>
                </w:rPr>
                <w:delText>F5</w:delText>
              </w:r>
            </w:del>
          </w:p>
        </w:tc>
        <w:tc>
          <w:tcPr>
            <w:tcW w:w="3206" w:type="dxa"/>
            <w:tcBorders>
              <w:top w:val="single" w:sz="4" w:space="0" w:color="auto"/>
              <w:left w:val="single" w:sz="4" w:space="0" w:color="auto"/>
              <w:bottom w:val="single" w:sz="4" w:space="0" w:color="auto"/>
              <w:right w:val="single" w:sz="4" w:space="0" w:color="auto"/>
            </w:tcBorders>
            <w:tcPrChange w:id="355" w:author="Thanh Ngo" w:date="2021-07-07T14:30:00Z">
              <w:tcPr>
                <w:tcW w:w="3261"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blPrEx>
          <w:tblW w:w="9427" w:type="dxa"/>
          <w:tblInd w:w="468" w:type="dxa"/>
          <w:tblPrExChange w:id="356" w:author="Thanh Ngo" w:date="2021-07-07T14:30:00Z">
            <w:tblPrEx>
              <w:tblW w:w="9427" w:type="dxa"/>
              <w:tblInd w:w="468" w:type="dxa"/>
            </w:tblPrEx>
          </w:tblPrExChange>
        </w:tblPrEx>
        <w:tc>
          <w:tcPr>
            <w:tcW w:w="670" w:type="dxa"/>
            <w:tcBorders>
              <w:top w:val="single" w:sz="4" w:space="0" w:color="auto"/>
              <w:left w:val="single" w:sz="4" w:space="0" w:color="auto"/>
              <w:bottom w:val="single" w:sz="4" w:space="0" w:color="auto"/>
              <w:right w:val="single" w:sz="4" w:space="0" w:color="auto"/>
            </w:tcBorders>
            <w:hideMark/>
            <w:tcPrChange w:id="357" w:author="Thanh Ngo" w:date="2021-07-07T14:30:00Z">
              <w:tcPr>
                <w:tcW w:w="670" w:type="dxa"/>
                <w:tcBorders>
                  <w:top w:val="single" w:sz="4" w:space="0" w:color="auto"/>
                  <w:left w:val="single" w:sz="4" w:space="0" w:color="auto"/>
                  <w:bottom w:val="single" w:sz="4" w:space="0" w:color="auto"/>
                  <w:right w:val="single" w:sz="4" w:space="0" w:color="auto"/>
                </w:tcBorders>
                <w:hideMark/>
              </w:tcPr>
            </w:tcPrChange>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7</w:t>
            </w:r>
          </w:p>
        </w:tc>
        <w:tc>
          <w:tcPr>
            <w:tcW w:w="1759" w:type="dxa"/>
            <w:tcBorders>
              <w:top w:val="single" w:sz="4" w:space="0" w:color="auto"/>
              <w:left w:val="single" w:sz="4" w:space="0" w:color="auto"/>
              <w:bottom w:val="single" w:sz="4" w:space="0" w:color="auto"/>
              <w:right w:val="single" w:sz="4" w:space="0" w:color="auto"/>
            </w:tcBorders>
            <w:tcPrChange w:id="358" w:author="Thanh Ngo" w:date="2021-07-07T14:30:00Z">
              <w:tcPr>
                <w:tcW w:w="1682" w:type="dxa"/>
                <w:tcBorders>
                  <w:top w:val="single" w:sz="4" w:space="0" w:color="auto"/>
                  <w:left w:val="single" w:sz="4" w:space="0" w:color="auto"/>
                  <w:bottom w:val="single" w:sz="4" w:space="0" w:color="auto"/>
                  <w:right w:val="single" w:sz="4" w:space="0" w:color="auto"/>
                </w:tcBorders>
              </w:tcPr>
            </w:tcPrChange>
          </w:tcPr>
          <w:p w:rsidR="006A566D" w:rsidRPr="0034761F" w:rsidRDefault="009C403E" w:rsidP="006A566D">
            <w:pPr>
              <w:pStyle w:val="BPNormal"/>
              <w:contextualSpacing/>
              <w:rPr>
                <w:rFonts w:ascii="Times New Roman" w:hAnsi="Times New Roman"/>
                <w:sz w:val="24"/>
                <w:szCs w:val="24"/>
              </w:rPr>
            </w:pPr>
            <w:ins w:id="359" w:author="Thanh Ngo" w:date="2021-07-07T14:34:00Z">
              <w:r>
                <w:rPr>
                  <w:rFonts w:ascii="Times New Roman" w:hAnsi="Times New Roman"/>
                  <w:sz w:val="24"/>
                  <w:szCs w:val="24"/>
                </w:rPr>
                <w:t>Oracle Master</w:t>
              </w:r>
            </w:ins>
            <w:del w:id="360" w:author="Thanh Ngo" w:date="2021-07-07T14:09:00Z">
              <w:r w:rsidR="006A566D" w:rsidRPr="0034761F" w:rsidDel="002D2523">
                <w:rPr>
                  <w:rFonts w:ascii="Times New Roman" w:hAnsi="Times New Roman"/>
                  <w:sz w:val="24"/>
                  <w:szCs w:val="24"/>
                </w:rPr>
                <w:delText>Host Service</w:delText>
              </w:r>
            </w:del>
          </w:p>
        </w:tc>
        <w:tc>
          <w:tcPr>
            <w:tcW w:w="2177" w:type="dxa"/>
            <w:tcBorders>
              <w:top w:val="single" w:sz="4" w:space="0" w:color="auto"/>
              <w:left w:val="single" w:sz="4" w:space="0" w:color="auto"/>
              <w:bottom w:val="single" w:sz="4" w:space="0" w:color="auto"/>
              <w:right w:val="single" w:sz="4" w:space="0" w:color="auto"/>
            </w:tcBorders>
            <w:tcPrChange w:id="361" w:author="Thanh Ngo" w:date="2021-07-07T14:30:00Z">
              <w:tcPr>
                <w:tcW w:w="2188"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9C403E" w:rsidP="006A566D">
            <w:pPr>
              <w:pStyle w:val="BPNormal"/>
              <w:contextualSpacing/>
              <w:rPr>
                <w:rFonts w:ascii="Times New Roman" w:hAnsi="Times New Roman"/>
                <w:sz w:val="24"/>
                <w:szCs w:val="24"/>
              </w:rPr>
            </w:pPr>
            <w:ins w:id="362" w:author="Thanh Ngo" w:date="2021-07-07T14:34:00Z">
              <w:r w:rsidRPr="00AC09E0">
                <w:rPr>
                  <w:rFonts w:ascii="Times New Roman" w:hAnsi="Times New Roman"/>
                  <w:sz w:val="24"/>
                  <w:szCs w:val="24"/>
                </w:rPr>
                <w:t>Active – Active</w:t>
              </w:r>
              <w:r w:rsidRPr="0034761F" w:rsidDel="003A6F89">
                <w:rPr>
                  <w:rFonts w:ascii="Times New Roman" w:hAnsi="Times New Roman"/>
                  <w:sz w:val="24"/>
                  <w:szCs w:val="24"/>
                </w:rPr>
                <w:t xml:space="preserve"> </w:t>
              </w:r>
            </w:ins>
            <w:del w:id="363" w:author="Thanh Ngo" w:date="2021-07-07T14:30:00Z">
              <w:r w:rsidR="006A566D" w:rsidRPr="0034761F" w:rsidDel="003A6F89">
                <w:rPr>
                  <w:rFonts w:ascii="Times New Roman" w:hAnsi="Times New Roman"/>
                  <w:sz w:val="24"/>
                  <w:szCs w:val="24"/>
                </w:rPr>
                <w:delText>Active – Active</w:delText>
              </w:r>
            </w:del>
          </w:p>
        </w:tc>
        <w:tc>
          <w:tcPr>
            <w:tcW w:w="1615" w:type="dxa"/>
            <w:tcBorders>
              <w:top w:val="single" w:sz="4" w:space="0" w:color="auto"/>
              <w:left w:val="single" w:sz="4" w:space="0" w:color="auto"/>
              <w:bottom w:val="single" w:sz="4" w:space="0" w:color="auto"/>
              <w:right w:val="single" w:sz="4" w:space="0" w:color="auto"/>
            </w:tcBorders>
            <w:tcPrChange w:id="364" w:author="Thanh Ngo" w:date="2021-07-07T14:30:00Z">
              <w:tcPr>
                <w:tcW w:w="1626"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9C403E" w:rsidP="006A566D">
            <w:pPr>
              <w:pStyle w:val="BPNormal"/>
              <w:contextualSpacing/>
              <w:rPr>
                <w:rFonts w:ascii="Times New Roman" w:hAnsi="Times New Roman"/>
                <w:sz w:val="24"/>
                <w:szCs w:val="24"/>
              </w:rPr>
            </w:pPr>
            <w:ins w:id="365" w:author="Thanh Ngo" w:date="2021-07-07T14:34:00Z">
              <w:r w:rsidRPr="00AC09E0">
                <w:rPr>
                  <w:rFonts w:ascii="Times New Roman" w:hAnsi="Times New Roman"/>
                  <w:sz w:val="24"/>
                  <w:szCs w:val="24"/>
                </w:rPr>
                <w:t>Cluster Database</w:t>
              </w:r>
              <w:r w:rsidRPr="0034761F" w:rsidDel="003A6F89">
                <w:rPr>
                  <w:rFonts w:ascii="Times New Roman" w:hAnsi="Times New Roman"/>
                  <w:sz w:val="24"/>
                  <w:szCs w:val="24"/>
                </w:rPr>
                <w:t xml:space="preserve"> </w:t>
              </w:r>
            </w:ins>
            <w:del w:id="366" w:author="Thanh Ngo" w:date="2021-07-07T14:30:00Z">
              <w:r w:rsidR="006A566D" w:rsidRPr="0034761F" w:rsidDel="003A6F89">
                <w:rPr>
                  <w:rFonts w:ascii="Times New Roman" w:hAnsi="Times New Roman"/>
                  <w:sz w:val="24"/>
                  <w:szCs w:val="24"/>
                </w:rPr>
                <w:delText>F5</w:delText>
              </w:r>
            </w:del>
          </w:p>
        </w:tc>
        <w:tc>
          <w:tcPr>
            <w:tcW w:w="3206" w:type="dxa"/>
            <w:tcBorders>
              <w:top w:val="single" w:sz="4" w:space="0" w:color="auto"/>
              <w:left w:val="single" w:sz="4" w:space="0" w:color="auto"/>
              <w:bottom w:val="single" w:sz="4" w:space="0" w:color="auto"/>
              <w:right w:val="single" w:sz="4" w:space="0" w:color="auto"/>
            </w:tcBorders>
            <w:tcPrChange w:id="367" w:author="Thanh Ngo" w:date="2021-07-07T14:30:00Z">
              <w:tcPr>
                <w:tcW w:w="3261"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blPrEx>
          <w:tblW w:w="9427" w:type="dxa"/>
          <w:tblInd w:w="468" w:type="dxa"/>
          <w:tblPrExChange w:id="368" w:author="Thanh Ngo" w:date="2021-07-07T14:30:00Z">
            <w:tblPrEx>
              <w:tblW w:w="9427" w:type="dxa"/>
              <w:tblInd w:w="468" w:type="dxa"/>
            </w:tblPrEx>
          </w:tblPrExChange>
        </w:tblPrEx>
        <w:tc>
          <w:tcPr>
            <w:tcW w:w="670" w:type="dxa"/>
            <w:tcBorders>
              <w:top w:val="single" w:sz="4" w:space="0" w:color="auto"/>
              <w:left w:val="single" w:sz="4" w:space="0" w:color="auto"/>
              <w:bottom w:val="single" w:sz="4" w:space="0" w:color="auto"/>
              <w:right w:val="single" w:sz="4" w:space="0" w:color="auto"/>
            </w:tcBorders>
            <w:hideMark/>
            <w:tcPrChange w:id="369" w:author="Thanh Ngo" w:date="2021-07-07T14:30:00Z">
              <w:tcPr>
                <w:tcW w:w="670" w:type="dxa"/>
                <w:tcBorders>
                  <w:top w:val="single" w:sz="4" w:space="0" w:color="auto"/>
                  <w:left w:val="single" w:sz="4" w:space="0" w:color="auto"/>
                  <w:bottom w:val="single" w:sz="4" w:space="0" w:color="auto"/>
                  <w:right w:val="single" w:sz="4" w:space="0" w:color="auto"/>
                </w:tcBorders>
                <w:hideMark/>
              </w:tcPr>
            </w:tcPrChange>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8</w:t>
            </w:r>
          </w:p>
        </w:tc>
        <w:tc>
          <w:tcPr>
            <w:tcW w:w="1759" w:type="dxa"/>
            <w:tcBorders>
              <w:top w:val="single" w:sz="4" w:space="0" w:color="auto"/>
              <w:left w:val="single" w:sz="4" w:space="0" w:color="auto"/>
              <w:bottom w:val="single" w:sz="4" w:space="0" w:color="auto"/>
              <w:right w:val="single" w:sz="4" w:space="0" w:color="auto"/>
            </w:tcBorders>
            <w:tcPrChange w:id="370" w:author="Thanh Ngo" w:date="2021-07-07T14:30:00Z">
              <w:tcPr>
                <w:tcW w:w="1682" w:type="dxa"/>
                <w:tcBorders>
                  <w:top w:val="single" w:sz="4" w:space="0" w:color="auto"/>
                  <w:left w:val="single" w:sz="4" w:space="0" w:color="auto"/>
                  <w:bottom w:val="single" w:sz="4" w:space="0" w:color="auto"/>
                  <w:right w:val="single" w:sz="4" w:space="0" w:color="auto"/>
                </w:tcBorders>
              </w:tcPr>
            </w:tcPrChange>
          </w:tcPr>
          <w:p w:rsidR="006A566D" w:rsidRPr="0034761F" w:rsidRDefault="00932561" w:rsidP="006A566D">
            <w:pPr>
              <w:pStyle w:val="BPNormal"/>
              <w:contextualSpacing/>
              <w:rPr>
                <w:rFonts w:ascii="Times New Roman" w:hAnsi="Times New Roman"/>
                <w:sz w:val="24"/>
                <w:szCs w:val="24"/>
              </w:rPr>
            </w:pPr>
            <w:ins w:id="371" w:author="Thanh Ngo" w:date="2021-07-07T14:34:00Z">
              <w:r>
                <w:rPr>
                  <w:rFonts w:ascii="Times New Roman" w:hAnsi="Times New Roman"/>
                  <w:sz w:val="24"/>
                  <w:szCs w:val="24"/>
                </w:rPr>
                <w:t>ORS Admin</w:t>
              </w:r>
            </w:ins>
            <w:del w:id="372" w:author="Thanh Ngo" w:date="2021-07-07T14:09:00Z">
              <w:r w:rsidR="006A566D" w:rsidRPr="0034761F" w:rsidDel="002D2523">
                <w:rPr>
                  <w:rFonts w:ascii="Times New Roman" w:hAnsi="Times New Roman"/>
                  <w:sz w:val="24"/>
                  <w:szCs w:val="24"/>
                </w:rPr>
                <w:delText>Flex</w:delText>
              </w:r>
            </w:del>
          </w:p>
        </w:tc>
        <w:tc>
          <w:tcPr>
            <w:tcW w:w="2177" w:type="dxa"/>
            <w:tcBorders>
              <w:top w:val="single" w:sz="4" w:space="0" w:color="auto"/>
              <w:left w:val="single" w:sz="4" w:space="0" w:color="auto"/>
              <w:bottom w:val="single" w:sz="4" w:space="0" w:color="auto"/>
              <w:right w:val="single" w:sz="4" w:space="0" w:color="auto"/>
            </w:tcBorders>
            <w:tcPrChange w:id="373" w:author="Thanh Ngo" w:date="2021-07-07T14:30:00Z">
              <w:tcPr>
                <w:tcW w:w="2188"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932561" w:rsidP="006A566D">
            <w:pPr>
              <w:pStyle w:val="BPNormal"/>
              <w:contextualSpacing/>
              <w:rPr>
                <w:rFonts w:ascii="Times New Roman" w:hAnsi="Times New Roman"/>
                <w:sz w:val="24"/>
                <w:szCs w:val="24"/>
              </w:rPr>
            </w:pPr>
            <w:ins w:id="374" w:author="Thanh Ngo" w:date="2021-07-07T14:35:00Z">
              <w:r w:rsidRPr="00AC09E0">
                <w:rPr>
                  <w:rFonts w:ascii="Times New Roman" w:hAnsi="Times New Roman"/>
                  <w:sz w:val="24"/>
                  <w:szCs w:val="24"/>
                </w:rPr>
                <w:t>Active – Standby</w:t>
              </w:r>
              <w:r w:rsidRPr="0034761F" w:rsidDel="003A6F89">
                <w:rPr>
                  <w:rFonts w:ascii="Times New Roman" w:hAnsi="Times New Roman"/>
                  <w:sz w:val="24"/>
                  <w:szCs w:val="24"/>
                </w:rPr>
                <w:t xml:space="preserve"> </w:t>
              </w:r>
            </w:ins>
            <w:del w:id="375" w:author="Thanh Ngo" w:date="2021-07-07T14:30:00Z">
              <w:r w:rsidR="006A566D" w:rsidRPr="0034761F" w:rsidDel="003A6F89">
                <w:rPr>
                  <w:rFonts w:ascii="Times New Roman" w:hAnsi="Times New Roman"/>
                  <w:sz w:val="24"/>
                  <w:szCs w:val="24"/>
                </w:rPr>
                <w:delText>Active – Active</w:delText>
              </w:r>
            </w:del>
          </w:p>
        </w:tc>
        <w:tc>
          <w:tcPr>
            <w:tcW w:w="1615" w:type="dxa"/>
            <w:tcBorders>
              <w:top w:val="single" w:sz="4" w:space="0" w:color="auto"/>
              <w:left w:val="single" w:sz="4" w:space="0" w:color="auto"/>
              <w:bottom w:val="single" w:sz="4" w:space="0" w:color="auto"/>
              <w:right w:val="single" w:sz="4" w:space="0" w:color="auto"/>
            </w:tcBorders>
            <w:tcPrChange w:id="376" w:author="Thanh Ngo" w:date="2021-07-07T14:30:00Z">
              <w:tcPr>
                <w:tcW w:w="1626"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932561" w:rsidP="006A566D">
            <w:pPr>
              <w:pStyle w:val="BPNormal"/>
              <w:contextualSpacing/>
              <w:rPr>
                <w:rFonts w:ascii="Times New Roman" w:hAnsi="Times New Roman"/>
                <w:sz w:val="24"/>
                <w:szCs w:val="24"/>
              </w:rPr>
            </w:pPr>
            <w:ins w:id="377" w:author="Thanh Ngo" w:date="2021-07-07T14:35:00Z">
              <w:r w:rsidRPr="00AC09E0">
                <w:rPr>
                  <w:rFonts w:ascii="Times New Roman" w:hAnsi="Times New Roman"/>
                  <w:sz w:val="24"/>
                  <w:szCs w:val="24"/>
                </w:rPr>
                <w:t>using Shared File System</w:t>
              </w:r>
              <w:r w:rsidRPr="0034761F" w:rsidDel="003A6F89">
                <w:rPr>
                  <w:rFonts w:ascii="Times New Roman" w:hAnsi="Times New Roman"/>
                  <w:sz w:val="24"/>
                  <w:szCs w:val="24"/>
                </w:rPr>
                <w:t xml:space="preserve"> </w:t>
              </w:r>
            </w:ins>
            <w:del w:id="378" w:author="Thanh Ngo" w:date="2021-07-07T14:30:00Z">
              <w:r w:rsidR="006A566D" w:rsidRPr="0034761F" w:rsidDel="003A6F89">
                <w:rPr>
                  <w:rFonts w:ascii="Times New Roman" w:hAnsi="Times New Roman"/>
                  <w:sz w:val="24"/>
                  <w:szCs w:val="24"/>
                </w:rPr>
                <w:delText>Cluster Database</w:delText>
              </w:r>
            </w:del>
          </w:p>
        </w:tc>
        <w:tc>
          <w:tcPr>
            <w:tcW w:w="3206" w:type="dxa"/>
            <w:tcBorders>
              <w:top w:val="single" w:sz="4" w:space="0" w:color="auto"/>
              <w:left w:val="single" w:sz="4" w:space="0" w:color="auto"/>
              <w:bottom w:val="single" w:sz="4" w:space="0" w:color="auto"/>
              <w:right w:val="single" w:sz="4" w:space="0" w:color="auto"/>
            </w:tcBorders>
            <w:tcPrChange w:id="379" w:author="Thanh Ngo" w:date="2021-07-07T14:30:00Z">
              <w:tcPr>
                <w:tcW w:w="3261" w:type="dxa"/>
                <w:gridSpan w:val="2"/>
                <w:tcBorders>
                  <w:top w:val="single" w:sz="4" w:space="0" w:color="auto"/>
                  <w:left w:val="single" w:sz="4" w:space="0" w:color="auto"/>
                  <w:bottom w:val="single" w:sz="4" w:space="0" w:color="auto"/>
                  <w:right w:val="single" w:sz="4" w:space="0" w:color="auto"/>
                </w:tcBorders>
              </w:tcPr>
            </w:tcPrChange>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jc w:val="center"/>
              <w:rPr>
                <w:rFonts w:ascii="Times New Roman" w:hAnsi="Times New Roman"/>
                <w:sz w:val="24"/>
                <w:szCs w:val="24"/>
              </w:rPr>
            </w:pPr>
          </w:p>
        </w:tc>
        <w:tc>
          <w:tcPr>
            <w:tcW w:w="1759"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Change w:id="380" w:author="Thanh Ngo" w:date="2021-07-07T14:32:00Z">
                  <w:rPr>
                    <w:sz w:val="24"/>
                    <w:szCs w:val="24"/>
                  </w:rPr>
                </w:rPrChange>
              </w:rPr>
            </w:pPr>
          </w:p>
        </w:tc>
        <w:tc>
          <w:tcPr>
            <w:tcW w:w="2177"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c>
          <w:tcPr>
            <w:tcW w:w="1615"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bl>
    <w:p w:rsidR="00E1105A" w:rsidRDefault="00E1105A">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Pr="00A73361" w:rsidRDefault="00B04182">
      <w:pPr>
        <w:pStyle w:val="Heading1"/>
        <w:numPr>
          <w:ilvl w:val="0"/>
          <w:numId w:val="3"/>
        </w:numPr>
        <w:rPr>
          <w:rFonts w:ascii="Times New Roman" w:hAnsi="Times New Roman" w:cs="Times New Roman"/>
          <w:sz w:val="24"/>
          <w:szCs w:val="24"/>
        </w:rPr>
        <w:pPrChange w:id="381" w:author="Thanh Ngo" w:date="2021-06-15T11:02:00Z">
          <w:pPr/>
        </w:pPrChange>
      </w:pPr>
      <w:r>
        <w:rPr>
          <w:rFonts w:ascii="Times New Roman" w:hAnsi="Times New Roman" w:cs="Times New Roman"/>
          <w:b/>
          <w:bCs/>
          <w:sz w:val="24"/>
          <w:szCs w:val="24"/>
        </w:rPr>
        <w:t>MÔ HÌNH TRIỂN KHAI</w:t>
      </w:r>
    </w:p>
    <w:p w:rsidR="00B04182" w:rsidRDefault="00B04182">
      <w:pPr>
        <w:rPr>
          <w:rFonts w:ascii="Times New Roman" w:hAnsi="Times New Roman" w:cs="Times New Roman"/>
          <w:sz w:val="24"/>
          <w:szCs w:val="24"/>
        </w:rPr>
      </w:pPr>
    </w:p>
    <w:p w:rsidR="00B04182" w:rsidRDefault="00B04182" w:rsidP="00B04182">
      <w:pPr>
        <w:pStyle w:val="Heading2"/>
        <w:numPr>
          <w:ilvl w:val="0"/>
          <w:numId w:val="42"/>
        </w:numPr>
        <w:rPr>
          <w:rFonts w:ascii="Times New Roman" w:hAnsi="Times New Roman" w:cs="Times New Roman"/>
          <w:b/>
          <w:sz w:val="24"/>
          <w:szCs w:val="24"/>
        </w:rPr>
      </w:pPr>
      <w:r>
        <w:rPr>
          <w:rFonts w:ascii="Times New Roman" w:hAnsi="Times New Roman" w:cs="Times New Roman"/>
          <w:b/>
          <w:sz w:val="24"/>
          <w:szCs w:val="24"/>
        </w:rPr>
        <w:t>Cơ sở hạ tầng hệ thống UAT</w:t>
      </w:r>
    </w:p>
    <w:p w:rsidR="00B04182" w:rsidRPr="00B04182" w:rsidRDefault="00B04182">
      <w:pPr>
        <w:rPr>
          <w:rPrChange w:id="382" w:author="Thanh Ngo" w:date="2021-06-15T11:03:00Z">
            <w:rPr>
              <w:rFonts w:ascii="Times New Roman" w:hAnsi="Times New Roman" w:cs="Times New Roman"/>
              <w:b/>
              <w:sz w:val="24"/>
              <w:szCs w:val="24"/>
            </w:rPr>
          </w:rPrChange>
        </w:rPr>
        <w:pPrChange w:id="383" w:author="Thanh Ngo" w:date="2021-06-15T11:03:00Z">
          <w:pPr>
            <w:pStyle w:val="Heading2"/>
            <w:numPr>
              <w:numId w:val="13"/>
            </w:numPr>
            <w:ind w:left="720" w:hanging="360"/>
          </w:pPr>
        </w:pPrChange>
      </w:pPr>
    </w:p>
    <w:p w:rsidR="00B04182" w:rsidRPr="008E7DF6" w:rsidRDefault="00B04182" w:rsidP="00E26C5B">
      <w:pPr>
        <w:ind w:left="360"/>
        <w:rPr>
          <w:ins w:id="384" w:author="Thanh Ngo" w:date="2021-06-15T11:04:00Z"/>
          <w:rFonts w:ascii="Times New Roman" w:hAnsi="Times New Roman" w:cs="Times New Roman"/>
          <w:rPrChange w:id="385" w:author="Thanh Ngo" w:date="2021-06-15T11:08:00Z">
            <w:rPr>
              <w:ins w:id="386" w:author="Thanh Ngo" w:date="2021-06-15T11:04:00Z"/>
            </w:rPr>
          </w:rPrChange>
        </w:rPr>
      </w:pPr>
      <w:ins w:id="387" w:author="Thanh Ngo" w:date="2021-06-15T11:01:00Z">
        <w:r>
          <w:object w:dxaOrig="11026" w:dyaOrig="9046" w14:anchorId="1A0117E4">
            <v:shape id="_x0000_i1042" type="#_x0000_t75" style="width:467.25pt;height:382.5pt" o:ole="">
              <v:imagedata r:id="rId44" o:title=""/>
            </v:shape>
            <o:OLEObject Type="Embed" ProgID="Visio.Drawing.15" ShapeID="_x0000_i1042" DrawAspect="Content" ObjectID="_1687242891" r:id="rId45"/>
          </w:object>
        </w:r>
      </w:ins>
    </w:p>
    <w:p w:rsidR="00644D45" w:rsidRPr="00304357" w:rsidRDefault="00E26C5B" w:rsidP="00E26C5B">
      <w:pPr>
        <w:ind w:left="360"/>
        <w:rPr>
          <w:ins w:id="388" w:author="Thanh Ngo" w:date="2021-06-15T11:11:00Z"/>
          <w:rFonts w:ascii="Times New Roman" w:hAnsi="Times New Roman" w:cs="Times New Roman"/>
          <w:sz w:val="24"/>
          <w:szCs w:val="24"/>
          <w:rPrChange w:id="389" w:author="Thanh Ngo" w:date="2021-06-15T11:16:00Z">
            <w:rPr>
              <w:ins w:id="390" w:author="Thanh Ngo" w:date="2021-06-15T11:11:00Z"/>
              <w:rFonts w:ascii="Times New Roman" w:hAnsi="Times New Roman" w:cs="Times New Roman"/>
            </w:rPr>
          </w:rPrChange>
        </w:rPr>
      </w:pPr>
      <w:proofErr w:type="gramStart"/>
      <w:ins w:id="391" w:author="Thanh Ngo" w:date="2021-06-15T11:04:00Z">
        <w:r w:rsidRPr="00304357">
          <w:rPr>
            <w:rFonts w:ascii="Times New Roman" w:hAnsi="Times New Roman" w:cs="Times New Roman"/>
            <w:sz w:val="24"/>
            <w:szCs w:val="24"/>
            <w:rPrChange w:id="392" w:author="Thanh Ngo" w:date="2021-06-15T11:16:00Z">
              <w:rPr/>
            </w:rPrChange>
          </w:rPr>
          <w:lastRenderedPageBreak/>
          <w:t>Đề xuất cơ sở hạ tầng máy</w:t>
        </w:r>
      </w:ins>
      <w:ins w:id="393" w:author="Thanh Ngo" w:date="2021-06-15T11:05:00Z">
        <w:r w:rsidRPr="00304357">
          <w:rPr>
            <w:rFonts w:ascii="Times New Roman" w:hAnsi="Times New Roman" w:cs="Times New Roman"/>
            <w:sz w:val="24"/>
            <w:szCs w:val="24"/>
            <w:rPrChange w:id="394" w:author="Thanh Ngo" w:date="2021-06-15T11:16:00Z">
              <w:rPr/>
            </w:rPrChange>
          </w:rPr>
          <w:t xml:space="preserve"> chủ cho hệ thống UAT như sơ đồ trên.</w:t>
        </w:r>
      </w:ins>
      <w:proofErr w:type="gramEnd"/>
      <w:ins w:id="395" w:author="Thanh Ngo" w:date="2021-06-15T11:11:00Z">
        <w:r w:rsidR="009E460D" w:rsidRPr="00304357">
          <w:rPr>
            <w:rFonts w:ascii="Times New Roman" w:hAnsi="Times New Roman" w:cs="Times New Roman"/>
            <w:sz w:val="24"/>
            <w:szCs w:val="24"/>
            <w:rPrChange w:id="396" w:author="Thanh Ngo" w:date="2021-06-15T11:16:00Z">
              <w:rPr>
                <w:rFonts w:ascii="Times New Roman" w:hAnsi="Times New Roman" w:cs="Times New Roman"/>
              </w:rPr>
            </w:rPrChange>
          </w:rPr>
          <w:t xml:space="preserve"> </w:t>
        </w:r>
        <w:proofErr w:type="gramStart"/>
        <w:r w:rsidR="009E460D" w:rsidRPr="00304357">
          <w:rPr>
            <w:rFonts w:ascii="Times New Roman" w:hAnsi="Times New Roman" w:cs="Times New Roman"/>
            <w:sz w:val="24"/>
            <w:szCs w:val="24"/>
            <w:rPrChange w:id="397" w:author="Thanh Ngo" w:date="2021-06-15T11:16:00Z">
              <w:rPr>
                <w:rFonts w:ascii="Times New Roman" w:hAnsi="Times New Roman" w:cs="Times New Roman"/>
              </w:rPr>
            </w:rPrChange>
          </w:rPr>
          <w:t>Cấu hình chi tiết các máy chủ.</w:t>
        </w:r>
        <w:proofErr w:type="gramEnd"/>
      </w:ins>
    </w:p>
    <w:p w:rsidR="009E460D" w:rsidRPr="00304357" w:rsidRDefault="009E460D">
      <w:pPr>
        <w:rPr>
          <w:ins w:id="398" w:author="Thanh Ngo" w:date="2021-06-15T11:09:00Z"/>
          <w:rFonts w:ascii="Times New Roman" w:hAnsi="Times New Roman" w:cs="Times New Roman"/>
          <w:sz w:val="24"/>
          <w:szCs w:val="24"/>
          <w:rPrChange w:id="399" w:author="Thanh Ngo" w:date="2021-06-15T11:16:00Z">
            <w:rPr>
              <w:ins w:id="400" w:author="Thanh Ngo" w:date="2021-06-15T11:09:00Z"/>
              <w:rFonts w:ascii="Times New Roman" w:hAnsi="Times New Roman" w:cs="Times New Roman"/>
            </w:rPr>
          </w:rPrChange>
        </w:rPr>
        <w:pPrChange w:id="401" w:author="Thanh Ngo" w:date="2021-06-15T11:14:00Z">
          <w:pPr>
            <w:ind w:left="360"/>
          </w:pPr>
        </w:pPrChange>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Change w:id="402">
          <w:tblGrid>
            <w:gridCol w:w="360"/>
            <w:gridCol w:w="2200"/>
            <w:gridCol w:w="6152"/>
            <w:gridCol w:w="108"/>
          </w:tblGrid>
        </w:tblGridChange>
      </w:tblGrid>
      <w:tr w:rsidR="009E460D" w:rsidRPr="00304357" w:rsidTr="007F7654">
        <w:trPr>
          <w:ins w:id="403" w:author="Thanh Ngo" w:date="2021-06-15T11:14:00Z"/>
        </w:trPr>
        <w:tc>
          <w:tcPr>
            <w:tcW w:w="8712" w:type="dxa"/>
            <w:gridSpan w:val="2"/>
          </w:tcPr>
          <w:p w:rsidR="009E460D" w:rsidRPr="007F7654" w:rsidRDefault="009E460D" w:rsidP="007F7654">
            <w:pPr>
              <w:spacing w:before="120" w:line="300" w:lineRule="atLeast"/>
              <w:ind w:left="360"/>
              <w:rPr>
                <w:ins w:id="404" w:author="Thanh Ngo" w:date="2021-06-15T11:14:00Z"/>
                <w:rFonts w:ascii="Times New Roman" w:hAnsi="Times New Roman" w:cs="Times New Roman"/>
                <w:b/>
                <w:bCs/>
                <w:sz w:val="24"/>
                <w:szCs w:val="24"/>
                <w:rPrChange w:id="405" w:author="Microsoft account" w:date="2021-06-15T14:17:00Z">
                  <w:rPr>
                    <w:ins w:id="406" w:author="Thanh Ngo" w:date="2021-06-15T11:14:00Z"/>
                    <w:bCs/>
                    <w:sz w:val="24"/>
                    <w:szCs w:val="24"/>
                  </w:rPr>
                </w:rPrChange>
              </w:rPr>
            </w:pPr>
            <w:ins w:id="407" w:author="Thanh Ngo" w:date="2021-06-15T11:14:00Z">
              <w:r w:rsidRPr="007F7654">
                <w:rPr>
                  <w:rFonts w:ascii="Times New Roman" w:hAnsi="Times New Roman" w:cs="Times New Roman"/>
                  <w:b/>
                  <w:bCs/>
                  <w:sz w:val="24"/>
                  <w:szCs w:val="24"/>
                  <w:rPrChange w:id="408" w:author="Microsoft account" w:date="2021-06-15T14:17:00Z">
                    <w:rPr>
                      <w:bCs/>
                      <w:sz w:val="24"/>
                      <w:szCs w:val="24"/>
                    </w:rPr>
                  </w:rPrChange>
                </w:rPr>
                <w:t>Máy chủ APP</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409"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410" w:author="Thanh Ngo" w:date="2021-06-15T11:09:00Z"/>
          <w:trPrChange w:id="411" w:author="Thanh Ngo" w:date="2021-06-15T11:14:00Z">
            <w:trPr>
              <w:gridBefore w:val="1"/>
            </w:trPr>
          </w:trPrChange>
        </w:trPr>
        <w:tc>
          <w:tcPr>
            <w:tcW w:w="2452" w:type="dxa"/>
            <w:tcPrChange w:id="412" w:author="Thanh Ngo" w:date="2021-06-15T11:14:00Z">
              <w:tcPr>
                <w:tcW w:w="2200" w:type="dxa"/>
              </w:tcPr>
            </w:tcPrChange>
          </w:tcPr>
          <w:p w:rsidR="00644D45" w:rsidRPr="00304357" w:rsidRDefault="00644D45" w:rsidP="007F7654">
            <w:pPr>
              <w:spacing w:before="120" w:line="300" w:lineRule="atLeast"/>
              <w:ind w:left="360"/>
              <w:jc w:val="both"/>
              <w:rPr>
                <w:ins w:id="413" w:author="Thanh Ngo" w:date="2021-06-15T11:09:00Z"/>
                <w:rFonts w:ascii="Times New Roman" w:hAnsi="Times New Roman" w:cs="Times New Roman"/>
                <w:bCs/>
                <w:sz w:val="24"/>
                <w:szCs w:val="24"/>
                <w:rPrChange w:id="414" w:author="Thanh Ngo" w:date="2021-06-15T11:16:00Z">
                  <w:rPr>
                    <w:ins w:id="415" w:author="Thanh Ngo" w:date="2021-06-15T11:09:00Z"/>
                    <w:bCs/>
                    <w:sz w:val="24"/>
                    <w:szCs w:val="24"/>
                  </w:rPr>
                </w:rPrChange>
              </w:rPr>
            </w:pPr>
            <w:ins w:id="416" w:author="Thanh Ngo" w:date="2021-06-15T11:09:00Z">
              <w:r w:rsidRPr="00304357">
                <w:rPr>
                  <w:rFonts w:ascii="Times New Roman" w:hAnsi="Times New Roman" w:cs="Times New Roman"/>
                  <w:bCs/>
                  <w:sz w:val="24"/>
                  <w:szCs w:val="24"/>
                  <w:rPrChange w:id="417" w:author="Thanh Ngo" w:date="2021-06-15T11:16:00Z">
                    <w:rPr>
                      <w:bCs/>
                      <w:sz w:val="24"/>
                      <w:szCs w:val="24"/>
                    </w:rPr>
                  </w:rPrChange>
                </w:rPr>
                <w:t xml:space="preserve">Số lượng  </w:t>
              </w:r>
            </w:ins>
          </w:p>
        </w:tc>
        <w:tc>
          <w:tcPr>
            <w:tcW w:w="6260" w:type="dxa"/>
            <w:tcPrChange w:id="418" w:author="Thanh Ngo" w:date="2021-06-15T11:14:00Z">
              <w:tcPr>
                <w:tcW w:w="6260" w:type="dxa"/>
                <w:gridSpan w:val="2"/>
              </w:tcPr>
            </w:tcPrChange>
          </w:tcPr>
          <w:p w:rsidR="00304357" w:rsidRPr="00304357" w:rsidRDefault="007971F8">
            <w:pPr>
              <w:spacing w:before="120" w:line="300" w:lineRule="atLeast"/>
              <w:ind w:left="360"/>
              <w:rPr>
                <w:ins w:id="419" w:author="Thanh Ngo" w:date="2021-06-15T11:09:00Z"/>
                <w:rFonts w:ascii="Times New Roman" w:hAnsi="Times New Roman" w:cs="Times New Roman"/>
                <w:bCs/>
                <w:sz w:val="24"/>
                <w:szCs w:val="24"/>
                <w:rPrChange w:id="420" w:author="Thanh Ngo" w:date="2021-06-15T11:16:00Z">
                  <w:rPr>
                    <w:ins w:id="421" w:author="Thanh Ngo" w:date="2021-06-15T11:09:00Z"/>
                    <w:bCs/>
                    <w:sz w:val="24"/>
                    <w:szCs w:val="24"/>
                  </w:rPr>
                </w:rPrChange>
              </w:rPr>
            </w:pPr>
            <w:ins w:id="422" w:author="Thanh Ngo" w:date="2021-06-15T11:14:00Z">
              <w:r w:rsidRPr="00304357">
                <w:rPr>
                  <w:rFonts w:ascii="Times New Roman" w:hAnsi="Times New Roman" w:cs="Times New Roman"/>
                  <w:bCs/>
                  <w:sz w:val="24"/>
                  <w:szCs w:val="24"/>
                  <w:rPrChange w:id="423" w:author="Thanh Ngo" w:date="2021-06-15T11:16:00Z">
                    <w:rPr>
                      <w:bCs/>
                      <w:sz w:val="24"/>
                      <w:szCs w:val="24"/>
                    </w:rPr>
                  </w:rPrChange>
                </w:rPr>
                <w:t xml:space="preserve">05 </w:t>
              </w:r>
              <w:proofErr w:type="gramStart"/>
              <w:r w:rsidRPr="00304357">
                <w:rPr>
                  <w:rFonts w:ascii="Times New Roman" w:hAnsi="Times New Roman" w:cs="Times New Roman"/>
                  <w:bCs/>
                  <w:sz w:val="24"/>
                  <w:szCs w:val="24"/>
                  <w:rPrChange w:id="424" w:author="Thanh Ngo" w:date="2021-06-15T11:16:00Z">
                    <w:rPr>
                      <w:bCs/>
                      <w:sz w:val="24"/>
                      <w:szCs w:val="24"/>
                    </w:rPr>
                  </w:rPrChange>
                </w:rPr>
                <w:t>Server</w:t>
              </w:r>
            </w:ins>
            <w:proofErr w:type="gramEnd"/>
            <w:ins w:id="425" w:author="Thanh Ngo" w:date="2021-06-15T11:15:00Z">
              <w:r w:rsidR="005C0B78" w:rsidRPr="00304357">
                <w:rPr>
                  <w:rFonts w:ascii="Times New Roman" w:hAnsi="Times New Roman" w:cs="Times New Roman"/>
                  <w:bCs/>
                  <w:sz w:val="24"/>
                  <w:szCs w:val="24"/>
                  <w:rPrChange w:id="426" w:author="Thanh Ngo" w:date="2021-06-15T11:16:00Z">
                    <w:rPr>
                      <w:bCs/>
                      <w:sz w:val="24"/>
                      <w:szCs w:val="24"/>
                    </w:rPr>
                  </w:rPrChange>
                </w:rPr>
                <w:t>. Bao gồm M1, M2, M3, M4, M8</w:t>
              </w:r>
            </w:ins>
            <w:ins w:id="427" w:author="Thanh Ngo" w:date="2021-06-15T11:17:00Z">
              <w:r w:rsidR="004B5140">
                <w:rPr>
                  <w:rFonts w:ascii="Times New Roman" w:hAnsi="Times New Roman" w:cs="Times New Roman"/>
                  <w:bCs/>
                  <w:sz w:val="24"/>
                  <w:szCs w:val="24"/>
                </w:rPr>
                <w:t xml:space="preserve"> (Có thể s</w:t>
              </w:r>
              <w:r w:rsidR="00304357">
                <w:rPr>
                  <w:rFonts w:ascii="Times New Roman" w:hAnsi="Times New Roman" w:cs="Times New Roman"/>
                  <w:bCs/>
                  <w:sz w:val="24"/>
                  <w:szCs w:val="24"/>
                </w:rPr>
                <w:t>ử dụng máy ảo</w:t>
              </w:r>
              <w:r w:rsidR="004B5140">
                <w:rPr>
                  <w:rFonts w:ascii="Times New Roman" w:hAnsi="Times New Roman" w:cs="Times New Roman"/>
                  <w:bCs/>
                  <w:sz w:val="24"/>
                  <w:szCs w:val="24"/>
                </w:rPr>
                <w:t>)</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428"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429" w:author="Thanh Ngo" w:date="2021-06-15T11:09:00Z"/>
          <w:trPrChange w:id="430" w:author="Thanh Ngo" w:date="2021-06-15T11:14:00Z">
            <w:trPr>
              <w:gridBefore w:val="1"/>
            </w:trPr>
          </w:trPrChange>
        </w:trPr>
        <w:tc>
          <w:tcPr>
            <w:tcW w:w="2452" w:type="dxa"/>
            <w:tcPrChange w:id="431" w:author="Thanh Ngo" w:date="2021-06-15T11:14:00Z">
              <w:tcPr>
                <w:tcW w:w="2200" w:type="dxa"/>
              </w:tcPr>
            </w:tcPrChange>
          </w:tcPr>
          <w:p w:rsidR="00644D45" w:rsidRPr="00304357" w:rsidRDefault="00644D45" w:rsidP="007F7654">
            <w:pPr>
              <w:spacing w:before="120" w:line="300" w:lineRule="atLeast"/>
              <w:ind w:left="360"/>
              <w:jc w:val="both"/>
              <w:rPr>
                <w:ins w:id="432" w:author="Thanh Ngo" w:date="2021-06-15T11:09:00Z"/>
                <w:rFonts w:ascii="Times New Roman" w:hAnsi="Times New Roman" w:cs="Times New Roman"/>
                <w:bCs/>
                <w:sz w:val="24"/>
                <w:szCs w:val="24"/>
                <w:rPrChange w:id="433" w:author="Thanh Ngo" w:date="2021-06-15T11:16:00Z">
                  <w:rPr>
                    <w:ins w:id="434" w:author="Thanh Ngo" w:date="2021-06-15T11:09:00Z"/>
                    <w:bCs/>
                    <w:sz w:val="24"/>
                    <w:szCs w:val="24"/>
                  </w:rPr>
                </w:rPrChange>
              </w:rPr>
            </w:pPr>
            <w:ins w:id="435" w:author="Thanh Ngo" w:date="2021-06-15T11:09:00Z">
              <w:r w:rsidRPr="00304357">
                <w:rPr>
                  <w:rFonts w:ascii="Times New Roman" w:hAnsi="Times New Roman" w:cs="Times New Roman"/>
                  <w:bCs/>
                  <w:sz w:val="24"/>
                  <w:szCs w:val="24"/>
                  <w:rPrChange w:id="436" w:author="Thanh Ngo" w:date="2021-06-15T11:16:00Z">
                    <w:rPr>
                      <w:bCs/>
                      <w:sz w:val="24"/>
                      <w:szCs w:val="24"/>
                    </w:rPr>
                  </w:rPrChange>
                </w:rPr>
                <w:t>CPU</w:t>
              </w:r>
            </w:ins>
            <w:ins w:id="437" w:author="Thanh Ngo" w:date="2021-06-15T11:21:00Z">
              <w:r w:rsidR="00E933F4">
                <w:rPr>
                  <w:rFonts w:ascii="Times New Roman" w:hAnsi="Times New Roman" w:cs="Times New Roman"/>
                  <w:bCs/>
                  <w:sz w:val="24"/>
                  <w:szCs w:val="24"/>
                </w:rPr>
                <w:t>s</w:t>
              </w:r>
            </w:ins>
          </w:p>
        </w:tc>
        <w:tc>
          <w:tcPr>
            <w:tcW w:w="6260" w:type="dxa"/>
            <w:tcPrChange w:id="438" w:author="Thanh Ngo" w:date="2021-06-15T11:14:00Z">
              <w:tcPr>
                <w:tcW w:w="6260" w:type="dxa"/>
                <w:gridSpan w:val="2"/>
              </w:tcPr>
            </w:tcPrChange>
          </w:tcPr>
          <w:p w:rsidR="00644D45" w:rsidRPr="00304357" w:rsidRDefault="007468CC" w:rsidP="007F7654">
            <w:pPr>
              <w:spacing w:before="120" w:line="300" w:lineRule="atLeast"/>
              <w:ind w:left="360"/>
              <w:rPr>
                <w:ins w:id="439" w:author="Thanh Ngo" w:date="2021-06-15T11:09:00Z"/>
                <w:rFonts w:ascii="Times New Roman" w:hAnsi="Times New Roman" w:cs="Times New Roman"/>
                <w:bCs/>
                <w:sz w:val="24"/>
                <w:szCs w:val="24"/>
                <w:rPrChange w:id="440" w:author="Thanh Ngo" w:date="2021-06-15T11:16:00Z">
                  <w:rPr>
                    <w:ins w:id="441" w:author="Thanh Ngo" w:date="2021-06-15T11:09:00Z"/>
                    <w:bCs/>
                    <w:sz w:val="24"/>
                    <w:szCs w:val="24"/>
                  </w:rPr>
                </w:rPrChange>
              </w:rPr>
            </w:pPr>
            <w:ins w:id="442" w:author="Thanh Ngo" w:date="2021-06-15T11:15:00Z">
              <w:r w:rsidRPr="00304357">
                <w:rPr>
                  <w:rFonts w:ascii="Times New Roman" w:hAnsi="Times New Roman" w:cs="Times New Roman"/>
                  <w:bCs/>
                  <w:sz w:val="24"/>
                  <w:szCs w:val="24"/>
                  <w:rPrChange w:id="443" w:author="Thanh Ngo" w:date="2021-06-15T11:16:00Z">
                    <w:rPr>
                      <w:bCs/>
                      <w:sz w:val="24"/>
                      <w:szCs w:val="24"/>
                    </w:rPr>
                  </w:rPrChange>
                </w:rPr>
                <w:t>0</w:t>
              </w:r>
              <w:r w:rsidR="00DD576D" w:rsidRPr="00304357">
                <w:rPr>
                  <w:rFonts w:ascii="Times New Roman" w:hAnsi="Times New Roman" w:cs="Times New Roman"/>
                  <w:bCs/>
                  <w:sz w:val="24"/>
                  <w:szCs w:val="24"/>
                  <w:rPrChange w:id="444" w:author="Thanh Ngo" w:date="2021-06-15T11:16:00Z">
                    <w:rPr>
                      <w:bCs/>
                      <w:sz w:val="24"/>
                      <w:szCs w:val="24"/>
                    </w:rPr>
                  </w:rPrChange>
                </w:rPr>
                <w:t>8</w:t>
              </w:r>
            </w:ins>
            <w:ins w:id="445" w:author="Thanh Ngo" w:date="2021-06-15T11:09:00Z">
              <w:r w:rsidR="00644D45" w:rsidRPr="00304357">
                <w:rPr>
                  <w:rFonts w:ascii="Times New Roman" w:hAnsi="Times New Roman" w:cs="Times New Roman"/>
                  <w:bCs/>
                  <w:sz w:val="24"/>
                  <w:szCs w:val="24"/>
                  <w:rPrChange w:id="446" w:author="Thanh Ngo" w:date="2021-06-15T11:16:00Z">
                    <w:rPr>
                      <w:bCs/>
                      <w:sz w:val="24"/>
                      <w:szCs w:val="24"/>
                    </w:rPr>
                  </w:rPrChange>
                </w:rPr>
                <w:t xml:space="preserve"> </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447"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448" w:author="Thanh Ngo" w:date="2021-06-15T11:09:00Z"/>
          <w:trPrChange w:id="449" w:author="Thanh Ngo" w:date="2021-06-15T11:14:00Z">
            <w:trPr>
              <w:gridBefore w:val="1"/>
            </w:trPr>
          </w:trPrChange>
        </w:trPr>
        <w:tc>
          <w:tcPr>
            <w:tcW w:w="2452" w:type="dxa"/>
            <w:tcPrChange w:id="450" w:author="Thanh Ngo" w:date="2021-06-15T11:14:00Z">
              <w:tcPr>
                <w:tcW w:w="2200" w:type="dxa"/>
              </w:tcPr>
            </w:tcPrChange>
          </w:tcPr>
          <w:p w:rsidR="00644D45" w:rsidRPr="00304357" w:rsidRDefault="00644D45" w:rsidP="007F7654">
            <w:pPr>
              <w:spacing w:before="120" w:line="300" w:lineRule="atLeast"/>
              <w:ind w:left="360"/>
              <w:jc w:val="both"/>
              <w:rPr>
                <w:ins w:id="451" w:author="Thanh Ngo" w:date="2021-06-15T11:09:00Z"/>
                <w:rFonts w:ascii="Times New Roman" w:hAnsi="Times New Roman" w:cs="Times New Roman"/>
                <w:bCs/>
                <w:sz w:val="24"/>
                <w:szCs w:val="24"/>
                <w:rPrChange w:id="452" w:author="Thanh Ngo" w:date="2021-06-15T11:16:00Z">
                  <w:rPr>
                    <w:ins w:id="453" w:author="Thanh Ngo" w:date="2021-06-15T11:09:00Z"/>
                    <w:bCs/>
                    <w:sz w:val="24"/>
                    <w:szCs w:val="24"/>
                  </w:rPr>
                </w:rPrChange>
              </w:rPr>
            </w:pPr>
            <w:ins w:id="454" w:author="Thanh Ngo" w:date="2021-06-15T11:09:00Z">
              <w:r w:rsidRPr="00304357">
                <w:rPr>
                  <w:rFonts w:ascii="Times New Roman" w:hAnsi="Times New Roman" w:cs="Times New Roman"/>
                  <w:bCs/>
                  <w:sz w:val="24"/>
                  <w:szCs w:val="24"/>
                  <w:rPrChange w:id="455" w:author="Thanh Ngo" w:date="2021-06-15T11:16:00Z">
                    <w:rPr>
                      <w:bCs/>
                      <w:sz w:val="24"/>
                      <w:szCs w:val="24"/>
                    </w:rPr>
                  </w:rPrChange>
                </w:rPr>
                <w:t>Hệ điều hành</w:t>
              </w:r>
            </w:ins>
          </w:p>
        </w:tc>
        <w:tc>
          <w:tcPr>
            <w:tcW w:w="6260" w:type="dxa"/>
            <w:tcPrChange w:id="456" w:author="Thanh Ngo" w:date="2021-06-15T11:14:00Z">
              <w:tcPr>
                <w:tcW w:w="6260" w:type="dxa"/>
                <w:gridSpan w:val="2"/>
              </w:tcPr>
            </w:tcPrChange>
          </w:tcPr>
          <w:p w:rsidR="00644D45" w:rsidRPr="00304357" w:rsidRDefault="00644D45" w:rsidP="007F7654">
            <w:pPr>
              <w:spacing w:before="120" w:line="300" w:lineRule="atLeast"/>
              <w:ind w:left="360"/>
              <w:rPr>
                <w:ins w:id="457" w:author="Thanh Ngo" w:date="2021-06-15T11:09:00Z"/>
                <w:rFonts w:ascii="Times New Roman" w:hAnsi="Times New Roman" w:cs="Times New Roman"/>
                <w:bCs/>
                <w:sz w:val="24"/>
                <w:szCs w:val="24"/>
                <w:rPrChange w:id="458" w:author="Thanh Ngo" w:date="2021-06-15T11:16:00Z">
                  <w:rPr>
                    <w:ins w:id="459" w:author="Thanh Ngo" w:date="2021-06-15T11:09:00Z"/>
                    <w:bCs/>
                    <w:sz w:val="24"/>
                    <w:szCs w:val="24"/>
                  </w:rPr>
                </w:rPrChange>
              </w:rPr>
            </w:pPr>
            <w:ins w:id="460" w:author="Thanh Ngo" w:date="2021-06-15T11:09:00Z">
              <w:r w:rsidRPr="00304357">
                <w:rPr>
                  <w:rFonts w:ascii="Times New Roman" w:hAnsi="Times New Roman" w:cs="Times New Roman"/>
                  <w:bCs/>
                  <w:sz w:val="24"/>
                  <w:szCs w:val="24"/>
                  <w:rPrChange w:id="461" w:author="Thanh Ngo" w:date="2021-06-15T11:16:00Z">
                    <w:rPr>
                      <w:bCs/>
                      <w:sz w:val="24"/>
                      <w:szCs w:val="24"/>
                    </w:rPr>
                  </w:rPrChange>
                </w:rPr>
                <w:t>Unix/Linux</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462"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463" w:author="Thanh Ngo" w:date="2021-06-15T11:09:00Z"/>
          <w:trPrChange w:id="464" w:author="Thanh Ngo" w:date="2021-06-15T11:14:00Z">
            <w:trPr>
              <w:gridBefore w:val="1"/>
            </w:trPr>
          </w:trPrChange>
        </w:trPr>
        <w:tc>
          <w:tcPr>
            <w:tcW w:w="2452" w:type="dxa"/>
            <w:tcPrChange w:id="465" w:author="Thanh Ngo" w:date="2021-06-15T11:14:00Z">
              <w:tcPr>
                <w:tcW w:w="2200" w:type="dxa"/>
              </w:tcPr>
            </w:tcPrChange>
          </w:tcPr>
          <w:p w:rsidR="00644D45" w:rsidRPr="00304357" w:rsidRDefault="00644D45" w:rsidP="007F7654">
            <w:pPr>
              <w:spacing w:before="120" w:line="300" w:lineRule="atLeast"/>
              <w:ind w:left="360"/>
              <w:jc w:val="both"/>
              <w:rPr>
                <w:ins w:id="466" w:author="Thanh Ngo" w:date="2021-06-15T11:09:00Z"/>
                <w:rFonts w:ascii="Times New Roman" w:hAnsi="Times New Roman" w:cs="Times New Roman"/>
                <w:bCs/>
                <w:sz w:val="24"/>
                <w:szCs w:val="24"/>
                <w:rPrChange w:id="467" w:author="Thanh Ngo" w:date="2021-06-15T11:16:00Z">
                  <w:rPr>
                    <w:ins w:id="468" w:author="Thanh Ngo" w:date="2021-06-15T11:09:00Z"/>
                    <w:bCs/>
                    <w:sz w:val="24"/>
                    <w:szCs w:val="24"/>
                  </w:rPr>
                </w:rPrChange>
              </w:rPr>
            </w:pPr>
            <w:ins w:id="469" w:author="Thanh Ngo" w:date="2021-06-15T11:09:00Z">
              <w:r w:rsidRPr="00304357">
                <w:rPr>
                  <w:rFonts w:ascii="Times New Roman" w:hAnsi="Times New Roman" w:cs="Times New Roman"/>
                  <w:bCs/>
                  <w:sz w:val="24"/>
                  <w:szCs w:val="24"/>
                  <w:rPrChange w:id="470" w:author="Thanh Ngo" w:date="2021-06-15T11:16:00Z">
                    <w:rPr>
                      <w:bCs/>
                      <w:sz w:val="24"/>
                      <w:szCs w:val="24"/>
                    </w:rPr>
                  </w:rPrChange>
                </w:rPr>
                <w:t>RAM</w:t>
              </w:r>
            </w:ins>
          </w:p>
        </w:tc>
        <w:tc>
          <w:tcPr>
            <w:tcW w:w="6260" w:type="dxa"/>
            <w:tcPrChange w:id="471" w:author="Thanh Ngo" w:date="2021-06-15T11:14:00Z">
              <w:tcPr>
                <w:tcW w:w="6260" w:type="dxa"/>
                <w:gridSpan w:val="2"/>
              </w:tcPr>
            </w:tcPrChange>
          </w:tcPr>
          <w:p w:rsidR="00644D45" w:rsidRPr="00304357" w:rsidRDefault="00613368" w:rsidP="007F7654">
            <w:pPr>
              <w:spacing w:before="120" w:line="300" w:lineRule="atLeast"/>
              <w:ind w:left="360"/>
              <w:rPr>
                <w:ins w:id="472" w:author="Thanh Ngo" w:date="2021-06-15T11:09:00Z"/>
                <w:rFonts w:ascii="Times New Roman" w:hAnsi="Times New Roman" w:cs="Times New Roman"/>
                <w:bCs/>
                <w:sz w:val="24"/>
                <w:szCs w:val="24"/>
                <w:rPrChange w:id="473" w:author="Thanh Ngo" w:date="2021-06-15T11:16:00Z">
                  <w:rPr>
                    <w:ins w:id="474" w:author="Thanh Ngo" w:date="2021-06-15T11:09:00Z"/>
                    <w:bCs/>
                    <w:sz w:val="24"/>
                    <w:szCs w:val="24"/>
                  </w:rPr>
                </w:rPrChange>
              </w:rPr>
            </w:pPr>
            <w:ins w:id="475" w:author="Thanh Ngo" w:date="2021-06-15T11:22:00Z">
              <w:r>
                <w:rPr>
                  <w:rFonts w:ascii="Times New Roman" w:hAnsi="Times New Roman" w:cs="Times New Roman"/>
                  <w:bCs/>
                  <w:sz w:val="24"/>
                  <w:szCs w:val="24"/>
                </w:rPr>
                <w:t>16</w:t>
              </w:r>
            </w:ins>
            <w:ins w:id="476" w:author="Thanh Ngo" w:date="2021-06-15T11:09:00Z">
              <w:r w:rsidR="00644D45" w:rsidRPr="00304357">
                <w:rPr>
                  <w:rFonts w:ascii="Times New Roman" w:hAnsi="Times New Roman" w:cs="Times New Roman"/>
                  <w:bCs/>
                  <w:sz w:val="24"/>
                  <w:szCs w:val="24"/>
                  <w:rPrChange w:id="477" w:author="Thanh Ngo" w:date="2021-06-15T11:16:00Z">
                    <w:rPr>
                      <w:bCs/>
                      <w:sz w:val="24"/>
                      <w:szCs w:val="24"/>
                    </w:rPr>
                  </w:rPrChange>
                </w:rPr>
                <w:t xml:space="preserve"> GB</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478"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479" w:author="Thanh Ngo" w:date="2021-06-15T11:09:00Z"/>
          <w:trPrChange w:id="480" w:author="Thanh Ngo" w:date="2021-06-15T11:14:00Z">
            <w:trPr>
              <w:gridBefore w:val="1"/>
            </w:trPr>
          </w:trPrChange>
        </w:trPr>
        <w:tc>
          <w:tcPr>
            <w:tcW w:w="2452" w:type="dxa"/>
            <w:tcPrChange w:id="481" w:author="Thanh Ngo" w:date="2021-06-15T11:14:00Z">
              <w:tcPr>
                <w:tcW w:w="2200" w:type="dxa"/>
              </w:tcPr>
            </w:tcPrChange>
          </w:tcPr>
          <w:p w:rsidR="00644D45" w:rsidRPr="00304357" w:rsidRDefault="00644D45" w:rsidP="007F7654">
            <w:pPr>
              <w:spacing w:before="120" w:line="300" w:lineRule="atLeast"/>
              <w:ind w:left="360"/>
              <w:jc w:val="both"/>
              <w:rPr>
                <w:ins w:id="482" w:author="Thanh Ngo" w:date="2021-06-15T11:09:00Z"/>
                <w:rFonts w:ascii="Times New Roman" w:hAnsi="Times New Roman" w:cs="Times New Roman"/>
                <w:bCs/>
                <w:sz w:val="24"/>
                <w:szCs w:val="24"/>
                <w:rPrChange w:id="483" w:author="Thanh Ngo" w:date="2021-06-15T11:16:00Z">
                  <w:rPr>
                    <w:ins w:id="484" w:author="Thanh Ngo" w:date="2021-06-15T11:09:00Z"/>
                    <w:bCs/>
                    <w:sz w:val="24"/>
                    <w:szCs w:val="24"/>
                  </w:rPr>
                </w:rPrChange>
              </w:rPr>
            </w:pPr>
            <w:ins w:id="485" w:author="Thanh Ngo" w:date="2021-06-15T11:09:00Z">
              <w:r w:rsidRPr="00304357">
                <w:rPr>
                  <w:rFonts w:ascii="Times New Roman" w:hAnsi="Times New Roman" w:cs="Times New Roman"/>
                  <w:bCs/>
                  <w:sz w:val="24"/>
                  <w:szCs w:val="24"/>
                  <w:rPrChange w:id="486" w:author="Thanh Ngo" w:date="2021-06-15T11:16:00Z">
                    <w:rPr>
                      <w:bCs/>
                      <w:sz w:val="24"/>
                      <w:szCs w:val="24"/>
                    </w:rPr>
                  </w:rPrChange>
                </w:rPr>
                <w:t>Dung lượng ổ cứng để cài đặt phần mềm và lưu log</w:t>
              </w:r>
            </w:ins>
          </w:p>
        </w:tc>
        <w:tc>
          <w:tcPr>
            <w:tcW w:w="6260" w:type="dxa"/>
            <w:tcPrChange w:id="487" w:author="Thanh Ngo" w:date="2021-06-15T11:14:00Z">
              <w:tcPr>
                <w:tcW w:w="6260" w:type="dxa"/>
                <w:gridSpan w:val="2"/>
              </w:tcPr>
            </w:tcPrChange>
          </w:tcPr>
          <w:p w:rsidR="00644D45" w:rsidRPr="00304357" w:rsidRDefault="00644D45" w:rsidP="007F7654">
            <w:pPr>
              <w:spacing w:before="120" w:line="300" w:lineRule="atLeast"/>
              <w:ind w:left="360"/>
              <w:rPr>
                <w:ins w:id="488" w:author="Thanh Ngo" w:date="2021-06-15T11:09:00Z"/>
                <w:rFonts w:ascii="Times New Roman" w:hAnsi="Times New Roman" w:cs="Times New Roman"/>
                <w:bCs/>
                <w:sz w:val="24"/>
                <w:szCs w:val="24"/>
                <w:rPrChange w:id="489" w:author="Thanh Ngo" w:date="2021-06-15T11:16:00Z">
                  <w:rPr>
                    <w:ins w:id="490" w:author="Thanh Ngo" w:date="2021-06-15T11:09:00Z"/>
                    <w:bCs/>
                    <w:sz w:val="24"/>
                    <w:szCs w:val="24"/>
                  </w:rPr>
                </w:rPrChange>
              </w:rPr>
            </w:pPr>
            <w:ins w:id="491" w:author="Thanh Ngo" w:date="2021-06-15T11:09:00Z">
              <w:r w:rsidRPr="00304357">
                <w:rPr>
                  <w:rFonts w:ascii="Times New Roman" w:hAnsi="Times New Roman" w:cs="Times New Roman"/>
                  <w:bCs/>
                  <w:sz w:val="24"/>
                  <w:szCs w:val="24"/>
                  <w:rPrChange w:id="492" w:author="Thanh Ngo" w:date="2021-06-15T11:16:00Z">
                    <w:rPr>
                      <w:bCs/>
                      <w:sz w:val="24"/>
                      <w:szCs w:val="24"/>
                    </w:rPr>
                  </w:rPrChange>
                </w:rPr>
                <w:t>100 GB Available</w:t>
              </w:r>
            </w:ins>
          </w:p>
        </w:tc>
      </w:tr>
    </w:tbl>
    <w:p w:rsidR="00644D45" w:rsidRDefault="00644D45" w:rsidP="00644D45">
      <w:pPr>
        <w:rPr>
          <w:ins w:id="493" w:author="Thanh Ngo" w:date="2021-06-15T11:16:00Z"/>
          <w:rFonts w:ascii="Times New Roman" w:hAnsi="Times New Roman" w:cs="Times New Roman"/>
          <w:sz w:val="24"/>
          <w:szCs w:val="24"/>
        </w:rPr>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
      <w:tr w:rsidR="00304357" w:rsidRPr="007F0866" w:rsidTr="007F7654">
        <w:trPr>
          <w:ins w:id="494" w:author="Thanh Ngo" w:date="2021-06-15T11:16:00Z"/>
        </w:trPr>
        <w:tc>
          <w:tcPr>
            <w:tcW w:w="8712" w:type="dxa"/>
            <w:gridSpan w:val="2"/>
          </w:tcPr>
          <w:p w:rsidR="00304357" w:rsidRPr="007F7654" w:rsidRDefault="00304357" w:rsidP="007F7654">
            <w:pPr>
              <w:spacing w:before="120" w:line="300" w:lineRule="atLeast"/>
              <w:ind w:left="360"/>
              <w:rPr>
                <w:ins w:id="495" w:author="Thanh Ngo" w:date="2021-06-15T11:16:00Z"/>
                <w:rFonts w:ascii="Times New Roman" w:hAnsi="Times New Roman" w:cs="Times New Roman"/>
                <w:b/>
                <w:bCs/>
                <w:sz w:val="24"/>
                <w:szCs w:val="24"/>
                <w:rPrChange w:id="496" w:author="Microsoft account" w:date="2021-06-15T14:17:00Z">
                  <w:rPr>
                    <w:ins w:id="497" w:author="Thanh Ngo" w:date="2021-06-15T11:16:00Z"/>
                    <w:rFonts w:ascii="Times New Roman" w:hAnsi="Times New Roman" w:cs="Times New Roman"/>
                    <w:bCs/>
                    <w:sz w:val="24"/>
                    <w:szCs w:val="24"/>
                  </w:rPr>
                </w:rPrChange>
              </w:rPr>
            </w:pPr>
            <w:ins w:id="498" w:author="Thanh Ngo" w:date="2021-06-15T11:16:00Z">
              <w:r w:rsidRPr="007F7654">
                <w:rPr>
                  <w:rFonts w:ascii="Times New Roman" w:hAnsi="Times New Roman" w:cs="Times New Roman"/>
                  <w:b/>
                  <w:bCs/>
                  <w:sz w:val="24"/>
                  <w:szCs w:val="24"/>
                  <w:rPrChange w:id="499" w:author="Microsoft account" w:date="2021-06-15T14:17:00Z">
                    <w:rPr>
                      <w:rFonts w:ascii="Times New Roman" w:hAnsi="Times New Roman" w:cs="Times New Roman"/>
                      <w:bCs/>
                      <w:sz w:val="24"/>
                      <w:szCs w:val="24"/>
                    </w:rPr>
                  </w:rPrChange>
                </w:rPr>
                <w:t>Máy chủ Database</w:t>
              </w:r>
            </w:ins>
          </w:p>
        </w:tc>
      </w:tr>
      <w:tr w:rsidR="00304357" w:rsidRPr="007F0866" w:rsidTr="007F7654">
        <w:trPr>
          <w:ins w:id="500" w:author="Thanh Ngo" w:date="2021-06-15T11:16:00Z"/>
        </w:trPr>
        <w:tc>
          <w:tcPr>
            <w:tcW w:w="2452" w:type="dxa"/>
          </w:tcPr>
          <w:p w:rsidR="00304357" w:rsidRPr="007F0866" w:rsidRDefault="00304357" w:rsidP="007F7654">
            <w:pPr>
              <w:spacing w:before="120" w:line="300" w:lineRule="atLeast"/>
              <w:ind w:left="360"/>
              <w:jc w:val="both"/>
              <w:rPr>
                <w:ins w:id="501" w:author="Thanh Ngo" w:date="2021-06-15T11:16:00Z"/>
                <w:rFonts w:ascii="Times New Roman" w:hAnsi="Times New Roman" w:cs="Times New Roman"/>
                <w:bCs/>
                <w:sz w:val="24"/>
                <w:szCs w:val="24"/>
              </w:rPr>
            </w:pPr>
            <w:ins w:id="502" w:author="Thanh Ngo" w:date="2021-06-15T11:16:00Z">
              <w:r w:rsidRPr="007F0866">
                <w:rPr>
                  <w:rFonts w:ascii="Times New Roman" w:hAnsi="Times New Roman" w:cs="Times New Roman"/>
                  <w:bCs/>
                  <w:sz w:val="24"/>
                  <w:szCs w:val="24"/>
                </w:rPr>
                <w:t xml:space="preserve">Số lượng  </w:t>
              </w:r>
            </w:ins>
          </w:p>
        </w:tc>
        <w:tc>
          <w:tcPr>
            <w:tcW w:w="6260" w:type="dxa"/>
          </w:tcPr>
          <w:p w:rsidR="00304357" w:rsidRPr="007F0866" w:rsidRDefault="00304357" w:rsidP="007F7654">
            <w:pPr>
              <w:spacing w:before="120" w:line="300" w:lineRule="atLeast"/>
              <w:ind w:left="360"/>
              <w:rPr>
                <w:ins w:id="503" w:author="Thanh Ngo" w:date="2021-06-15T11:16:00Z"/>
                <w:rFonts w:ascii="Times New Roman" w:hAnsi="Times New Roman" w:cs="Times New Roman"/>
                <w:bCs/>
                <w:sz w:val="24"/>
                <w:szCs w:val="24"/>
              </w:rPr>
            </w:pPr>
            <w:ins w:id="504" w:author="Thanh Ngo" w:date="2021-06-15T11:16:00Z">
              <w:r w:rsidRPr="007F0866">
                <w:rPr>
                  <w:rFonts w:ascii="Times New Roman" w:hAnsi="Times New Roman" w:cs="Times New Roman"/>
                  <w:bCs/>
                  <w:sz w:val="24"/>
                  <w:szCs w:val="24"/>
                </w:rPr>
                <w:t>0</w:t>
              </w:r>
            </w:ins>
            <w:ins w:id="505" w:author="Thanh Ngo" w:date="2021-06-15T11:17:00Z">
              <w:r w:rsidR="005462DF">
                <w:rPr>
                  <w:rFonts w:ascii="Times New Roman" w:hAnsi="Times New Roman" w:cs="Times New Roman"/>
                  <w:bCs/>
                  <w:sz w:val="24"/>
                  <w:szCs w:val="24"/>
                </w:rPr>
                <w:t>3</w:t>
              </w:r>
            </w:ins>
            <w:ins w:id="506" w:author="Thanh Ngo" w:date="2021-06-15T11:16:00Z">
              <w:r w:rsidRPr="007F0866">
                <w:rPr>
                  <w:rFonts w:ascii="Times New Roman" w:hAnsi="Times New Roman" w:cs="Times New Roman"/>
                  <w:bCs/>
                  <w:sz w:val="24"/>
                  <w:szCs w:val="24"/>
                </w:rPr>
                <w:t xml:space="preserve"> </w:t>
              </w:r>
              <w:proofErr w:type="gramStart"/>
              <w:r w:rsidRPr="007F0866">
                <w:rPr>
                  <w:rFonts w:ascii="Times New Roman" w:hAnsi="Times New Roman" w:cs="Times New Roman"/>
                  <w:bCs/>
                  <w:sz w:val="24"/>
                  <w:szCs w:val="24"/>
                </w:rPr>
                <w:t>Server</w:t>
              </w:r>
              <w:proofErr w:type="gramEnd"/>
              <w:r w:rsidRPr="007F0866">
                <w:rPr>
                  <w:rFonts w:ascii="Times New Roman" w:hAnsi="Times New Roman" w:cs="Times New Roman"/>
                  <w:bCs/>
                  <w:sz w:val="24"/>
                  <w:szCs w:val="24"/>
                </w:rPr>
                <w:t>. Bao gồm M</w:t>
              </w:r>
            </w:ins>
            <w:ins w:id="507" w:author="Thanh Ngo" w:date="2021-06-15T11:18:00Z">
              <w:r w:rsidR="005462DF">
                <w:rPr>
                  <w:rFonts w:ascii="Times New Roman" w:hAnsi="Times New Roman" w:cs="Times New Roman"/>
                  <w:bCs/>
                  <w:sz w:val="24"/>
                  <w:szCs w:val="24"/>
                </w:rPr>
                <w:t>5</w:t>
              </w:r>
            </w:ins>
            <w:ins w:id="508" w:author="Thanh Ngo" w:date="2021-06-15T11:16:00Z">
              <w:r w:rsidRPr="007F0866">
                <w:rPr>
                  <w:rFonts w:ascii="Times New Roman" w:hAnsi="Times New Roman" w:cs="Times New Roman"/>
                  <w:bCs/>
                  <w:sz w:val="24"/>
                  <w:szCs w:val="24"/>
                </w:rPr>
                <w:t>, M</w:t>
              </w:r>
            </w:ins>
            <w:ins w:id="509" w:author="Thanh Ngo" w:date="2021-06-15T11:18:00Z">
              <w:r w:rsidR="005462DF">
                <w:rPr>
                  <w:rFonts w:ascii="Times New Roman" w:hAnsi="Times New Roman" w:cs="Times New Roman"/>
                  <w:bCs/>
                  <w:sz w:val="24"/>
                  <w:szCs w:val="24"/>
                </w:rPr>
                <w:t>6</w:t>
              </w:r>
            </w:ins>
            <w:ins w:id="510" w:author="Thanh Ngo" w:date="2021-06-15T11:16:00Z">
              <w:r w:rsidRPr="007F0866">
                <w:rPr>
                  <w:rFonts w:ascii="Times New Roman" w:hAnsi="Times New Roman" w:cs="Times New Roman"/>
                  <w:bCs/>
                  <w:sz w:val="24"/>
                  <w:szCs w:val="24"/>
                </w:rPr>
                <w:t>, M</w:t>
              </w:r>
            </w:ins>
            <w:ins w:id="511" w:author="Thanh Ngo" w:date="2021-06-15T11:18:00Z">
              <w:r w:rsidR="005462DF">
                <w:rPr>
                  <w:rFonts w:ascii="Times New Roman" w:hAnsi="Times New Roman" w:cs="Times New Roman"/>
                  <w:bCs/>
                  <w:sz w:val="24"/>
                  <w:szCs w:val="24"/>
                </w:rPr>
                <w:t>7</w:t>
              </w:r>
              <w:r w:rsidR="00E16F19">
                <w:rPr>
                  <w:rFonts w:ascii="Times New Roman" w:hAnsi="Times New Roman" w:cs="Times New Roman"/>
                  <w:bCs/>
                  <w:sz w:val="24"/>
                  <w:szCs w:val="24"/>
                </w:rPr>
                <w:t xml:space="preserve"> (</w:t>
              </w:r>
            </w:ins>
            <w:ins w:id="512" w:author="Thanh Ngo" w:date="2021-06-15T11:20:00Z">
              <w:r w:rsidR="008F75AE">
                <w:rPr>
                  <w:rFonts w:ascii="Times New Roman" w:hAnsi="Times New Roman" w:cs="Times New Roman"/>
                  <w:bCs/>
                  <w:sz w:val="24"/>
                  <w:szCs w:val="24"/>
                </w:rPr>
                <w:t>S</w:t>
              </w:r>
            </w:ins>
            <w:ins w:id="513" w:author="Thanh Ngo" w:date="2021-06-15T11:18:00Z">
              <w:r w:rsidR="00E16F19">
                <w:rPr>
                  <w:rFonts w:ascii="Times New Roman" w:hAnsi="Times New Roman" w:cs="Times New Roman"/>
                  <w:bCs/>
                  <w:sz w:val="24"/>
                  <w:szCs w:val="24"/>
                </w:rPr>
                <w:t>ử dụng máy vật lý)</w:t>
              </w:r>
            </w:ins>
          </w:p>
        </w:tc>
      </w:tr>
      <w:tr w:rsidR="00304357" w:rsidRPr="007F0866" w:rsidTr="007F7654">
        <w:trPr>
          <w:ins w:id="514" w:author="Thanh Ngo" w:date="2021-06-15T11:16:00Z"/>
        </w:trPr>
        <w:tc>
          <w:tcPr>
            <w:tcW w:w="2452" w:type="dxa"/>
          </w:tcPr>
          <w:p w:rsidR="00304357" w:rsidRPr="007F0866" w:rsidRDefault="00304357" w:rsidP="007F7654">
            <w:pPr>
              <w:spacing w:before="120" w:line="300" w:lineRule="atLeast"/>
              <w:ind w:left="360"/>
              <w:jc w:val="both"/>
              <w:rPr>
                <w:ins w:id="515" w:author="Thanh Ngo" w:date="2021-06-15T11:16:00Z"/>
                <w:rFonts w:ascii="Times New Roman" w:hAnsi="Times New Roman" w:cs="Times New Roman"/>
                <w:bCs/>
                <w:sz w:val="24"/>
                <w:szCs w:val="24"/>
              </w:rPr>
            </w:pPr>
            <w:ins w:id="516" w:author="Thanh Ngo" w:date="2021-06-15T11:16:00Z">
              <w:r w:rsidRPr="007F0866">
                <w:rPr>
                  <w:rFonts w:ascii="Times New Roman" w:hAnsi="Times New Roman" w:cs="Times New Roman"/>
                  <w:bCs/>
                  <w:sz w:val="24"/>
                  <w:szCs w:val="24"/>
                </w:rPr>
                <w:t>CPU</w:t>
              </w:r>
            </w:ins>
            <w:ins w:id="517" w:author="Thanh Ngo" w:date="2021-06-15T11:21:00Z">
              <w:r w:rsidR="00E933F4">
                <w:rPr>
                  <w:rFonts w:ascii="Times New Roman" w:hAnsi="Times New Roman" w:cs="Times New Roman"/>
                  <w:bCs/>
                  <w:sz w:val="24"/>
                  <w:szCs w:val="24"/>
                </w:rPr>
                <w:t>s</w:t>
              </w:r>
            </w:ins>
          </w:p>
        </w:tc>
        <w:tc>
          <w:tcPr>
            <w:tcW w:w="6260" w:type="dxa"/>
          </w:tcPr>
          <w:p w:rsidR="00304357" w:rsidRPr="007F0866" w:rsidRDefault="00544733" w:rsidP="007F7654">
            <w:pPr>
              <w:spacing w:before="120" w:line="300" w:lineRule="atLeast"/>
              <w:ind w:left="360"/>
              <w:rPr>
                <w:ins w:id="518" w:author="Thanh Ngo" w:date="2021-06-15T11:16:00Z"/>
                <w:rFonts w:ascii="Times New Roman" w:hAnsi="Times New Roman" w:cs="Times New Roman"/>
                <w:bCs/>
                <w:sz w:val="24"/>
                <w:szCs w:val="24"/>
              </w:rPr>
            </w:pPr>
            <w:ins w:id="519" w:author="Thanh Ngo" w:date="2021-06-15T11:22:00Z">
              <w:r>
                <w:rPr>
                  <w:rFonts w:ascii="Times New Roman" w:hAnsi="Times New Roman" w:cs="Times New Roman"/>
                  <w:bCs/>
                  <w:sz w:val="24"/>
                  <w:szCs w:val="24"/>
                </w:rPr>
                <w:t>24</w:t>
              </w:r>
            </w:ins>
            <w:ins w:id="520" w:author="Thanh Ngo" w:date="2021-06-15T11:16:00Z">
              <w:r w:rsidR="00304357" w:rsidRPr="007F0866">
                <w:rPr>
                  <w:rFonts w:ascii="Times New Roman" w:hAnsi="Times New Roman" w:cs="Times New Roman"/>
                  <w:bCs/>
                  <w:sz w:val="24"/>
                  <w:szCs w:val="24"/>
                </w:rPr>
                <w:t xml:space="preserve"> </w:t>
              </w:r>
            </w:ins>
          </w:p>
        </w:tc>
      </w:tr>
      <w:tr w:rsidR="00304357" w:rsidRPr="007F0866" w:rsidTr="007F7654">
        <w:trPr>
          <w:ins w:id="521" w:author="Thanh Ngo" w:date="2021-06-15T11:16:00Z"/>
        </w:trPr>
        <w:tc>
          <w:tcPr>
            <w:tcW w:w="2452" w:type="dxa"/>
          </w:tcPr>
          <w:p w:rsidR="00304357" w:rsidRPr="007F0866" w:rsidRDefault="00304357" w:rsidP="007F7654">
            <w:pPr>
              <w:spacing w:before="120" w:line="300" w:lineRule="atLeast"/>
              <w:ind w:left="360"/>
              <w:jc w:val="both"/>
              <w:rPr>
                <w:ins w:id="522" w:author="Thanh Ngo" w:date="2021-06-15T11:16:00Z"/>
                <w:rFonts w:ascii="Times New Roman" w:hAnsi="Times New Roman" w:cs="Times New Roman"/>
                <w:bCs/>
                <w:sz w:val="24"/>
                <w:szCs w:val="24"/>
              </w:rPr>
            </w:pPr>
            <w:ins w:id="523" w:author="Thanh Ngo" w:date="2021-06-15T11:16:00Z">
              <w:r w:rsidRPr="007F0866">
                <w:rPr>
                  <w:rFonts w:ascii="Times New Roman" w:hAnsi="Times New Roman" w:cs="Times New Roman"/>
                  <w:bCs/>
                  <w:sz w:val="24"/>
                  <w:szCs w:val="24"/>
                </w:rPr>
                <w:t>Hệ điều hành</w:t>
              </w:r>
            </w:ins>
          </w:p>
        </w:tc>
        <w:tc>
          <w:tcPr>
            <w:tcW w:w="6260" w:type="dxa"/>
          </w:tcPr>
          <w:p w:rsidR="00304357" w:rsidRPr="007F0866" w:rsidRDefault="00304357" w:rsidP="007F7654">
            <w:pPr>
              <w:spacing w:before="120" w:line="300" w:lineRule="atLeast"/>
              <w:ind w:left="360"/>
              <w:rPr>
                <w:ins w:id="524" w:author="Thanh Ngo" w:date="2021-06-15T11:16:00Z"/>
                <w:rFonts w:ascii="Times New Roman" w:hAnsi="Times New Roman" w:cs="Times New Roman"/>
                <w:bCs/>
                <w:sz w:val="24"/>
                <w:szCs w:val="24"/>
              </w:rPr>
            </w:pPr>
            <w:ins w:id="525" w:author="Thanh Ngo" w:date="2021-06-15T11:16:00Z">
              <w:r w:rsidRPr="007F0866">
                <w:rPr>
                  <w:rFonts w:ascii="Times New Roman" w:hAnsi="Times New Roman" w:cs="Times New Roman"/>
                  <w:bCs/>
                  <w:sz w:val="24"/>
                  <w:szCs w:val="24"/>
                </w:rPr>
                <w:t>Unix/Linux</w:t>
              </w:r>
            </w:ins>
          </w:p>
        </w:tc>
      </w:tr>
      <w:tr w:rsidR="00304357" w:rsidRPr="007F0866" w:rsidTr="007F7654">
        <w:trPr>
          <w:ins w:id="526" w:author="Thanh Ngo" w:date="2021-06-15T11:16:00Z"/>
        </w:trPr>
        <w:tc>
          <w:tcPr>
            <w:tcW w:w="2452" w:type="dxa"/>
          </w:tcPr>
          <w:p w:rsidR="00304357" w:rsidRPr="007F0866" w:rsidRDefault="00304357" w:rsidP="007F7654">
            <w:pPr>
              <w:spacing w:before="120" w:line="300" w:lineRule="atLeast"/>
              <w:ind w:left="360"/>
              <w:jc w:val="both"/>
              <w:rPr>
                <w:ins w:id="527" w:author="Thanh Ngo" w:date="2021-06-15T11:16:00Z"/>
                <w:rFonts w:ascii="Times New Roman" w:hAnsi="Times New Roman" w:cs="Times New Roman"/>
                <w:bCs/>
                <w:sz w:val="24"/>
                <w:szCs w:val="24"/>
              </w:rPr>
            </w:pPr>
            <w:ins w:id="528" w:author="Thanh Ngo" w:date="2021-06-15T11:16:00Z">
              <w:r w:rsidRPr="007F0866">
                <w:rPr>
                  <w:rFonts w:ascii="Times New Roman" w:hAnsi="Times New Roman" w:cs="Times New Roman"/>
                  <w:bCs/>
                  <w:sz w:val="24"/>
                  <w:szCs w:val="24"/>
                </w:rPr>
                <w:t>RAM</w:t>
              </w:r>
            </w:ins>
          </w:p>
        </w:tc>
        <w:tc>
          <w:tcPr>
            <w:tcW w:w="6260" w:type="dxa"/>
          </w:tcPr>
          <w:p w:rsidR="00304357" w:rsidRPr="007F0866" w:rsidRDefault="001068DB" w:rsidP="007F7654">
            <w:pPr>
              <w:spacing w:before="120" w:line="300" w:lineRule="atLeast"/>
              <w:ind w:left="360"/>
              <w:rPr>
                <w:ins w:id="529" w:author="Thanh Ngo" w:date="2021-06-15T11:16:00Z"/>
                <w:rFonts w:ascii="Times New Roman" w:hAnsi="Times New Roman" w:cs="Times New Roman"/>
                <w:bCs/>
                <w:sz w:val="24"/>
                <w:szCs w:val="24"/>
              </w:rPr>
            </w:pPr>
            <w:ins w:id="530" w:author="Thanh Ngo" w:date="2021-06-15T11:19:00Z">
              <w:r>
                <w:rPr>
                  <w:rFonts w:ascii="Times New Roman" w:hAnsi="Times New Roman" w:cs="Times New Roman"/>
                  <w:bCs/>
                  <w:sz w:val="24"/>
                  <w:szCs w:val="24"/>
                </w:rPr>
                <w:t>32</w:t>
              </w:r>
            </w:ins>
            <w:ins w:id="531" w:author="Thanh Ngo" w:date="2021-06-15T11:16:00Z">
              <w:r w:rsidR="00304357" w:rsidRPr="007F0866">
                <w:rPr>
                  <w:rFonts w:ascii="Times New Roman" w:hAnsi="Times New Roman" w:cs="Times New Roman"/>
                  <w:bCs/>
                  <w:sz w:val="24"/>
                  <w:szCs w:val="24"/>
                </w:rPr>
                <w:t xml:space="preserve"> GB</w:t>
              </w:r>
            </w:ins>
          </w:p>
        </w:tc>
      </w:tr>
      <w:tr w:rsidR="00304357" w:rsidRPr="007F0866" w:rsidTr="007F7654">
        <w:trPr>
          <w:ins w:id="532" w:author="Thanh Ngo" w:date="2021-06-15T11:16:00Z"/>
        </w:trPr>
        <w:tc>
          <w:tcPr>
            <w:tcW w:w="2452" w:type="dxa"/>
          </w:tcPr>
          <w:p w:rsidR="00304357" w:rsidRPr="007F0866" w:rsidRDefault="00304357" w:rsidP="007F7654">
            <w:pPr>
              <w:spacing w:before="120" w:line="300" w:lineRule="atLeast"/>
              <w:ind w:left="360"/>
              <w:jc w:val="both"/>
              <w:rPr>
                <w:ins w:id="533" w:author="Thanh Ngo" w:date="2021-06-15T11:16:00Z"/>
                <w:rFonts w:ascii="Times New Roman" w:hAnsi="Times New Roman" w:cs="Times New Roman"/>
                <w:bCs/>
                <w:sz w:val="24"/>
                <w:szCs w:val="24"/>
              </w:rPr>
            </w:pPr>
            <w:ins w:id="534" w:author="Thanh Ngo" w:date="2021-06-15T11:16:00Z">
              <w:r w:rsidRPr="007F0866">
                <w:rPr>
                  <w:rFonts w:ascii="Times New Roman" w:hAnsi="Times New Roman" w:cs="Times New Roman"/>
                  <w:bCs/>
                  <w:sz w:val="24"/>
                  <w:szCs w:val="24"/>
                </w:rPr>
                <w:t xml:space="preserve">Dung lượng ổ </w:t>
              </w:r>
            </w:ins>
            <w:ins w:id="535" w:author="Thanh Ngo" w:date="2021-06-15T11:19:00Z">
              <w:r w:rsidR="00E17E23">
                <w:rPr>
                  <w:rFonts w:ascii="Times New Roman" w:hAnsi="Times New Roman" w:cs="Times New Roman"/>
                  <w:bCs/>
                  <w:sz w:val="24"/>
                  <w:szCs w:val="24"/>
                </w:rPr>
                <w:t>cứng lưu tr</w:t>
              </w:r>
            </w:ins>
            <w:ins w:id="536" w:author="Thanh Ngo" w:date="2021-06-15T11:20:00Z">
              <w:r w:rsidR="00E17E23">
                <w:rPr>
                  <w:rFonts w:ascii="Times New Roman" w:hAnsi="Times New Roman" w:cs="Times New Roman"/>
                  <w:bCs/>
                  <w:sz w:val="24"/>
                  <w:szCs w:val="24"/>
                </w:rPr>
                <w:t>ữ database</w:t>
              </w:r>
            </w:ins>
          </w:p>
        </w:tc>
        <w:tc>
          <w:tcPr>
            <w:tcW w:w="6260" w:type="dxa"/>
          </w:tcPr>
          <w:p w:rsidR="00304357" w:rsidRPr="007F0866" w:rsidRDefault="00A85517" w:rsidP="007F7654">
            <w:pPr>
              <w:spacing w:before="120" w:line="300" w:lineRule="atLeast"/>
              <w:ind w:left="360"/>
              <w:rPr>
                <w:ins w:id="537" w:author="Thanh Ngo" w:date="2021-06-15T11:16:00Z"/>
                <w:rFonts w:ascii="Times New Roman" w:hAnsi="Times New Roman" w:cs="Times New Roman"/>
                <w:bCs/>
                <w:sz w:val="24"/>
                <w:szCs w:val="24"/>
              </w:rPr>
            </w:pPr>
            <w:ins w:id="538" w:author="Thanh Ngo" w:date="2021-06-15T11:20:00Z">
              <w:r>
                <w:rPr>
                  <w:rFonts w:ascii="Times New Roman" w:hAnsi="Times New Roman" w:cs="Times New Roman"/>
                  <w:bCs/>
                  <w:sz w:val="24"/>
                  <w:szCs w:val="24"/>
                </w:rPr>
                <w:t>5</w:t>
              </w:r>
            </w:ins>
            <w:ins w:id="539" w:author="Thanh Ngo" w:date="2021-06-15T11:16:00Z">
              <w:r w:rsidR="00304357" w:rsidRPr="007F0866">
                <w:rPr>
                  <w:rFonts w:ascii="Times New Roman" w:hAnsi="Times New Roman" w:cs="Times New Roman"/>
                  <w:bCs/>
                  <w:sz w:val="24"/>
                  <w:szCs w:val="24"/>
                </w:rPr>
                <w:t>00 GB Available</w:t>
              </w:r>
            </w:ins>
          </w:p>
        </w:tc>
      </w:tr>
    </w:tbl>
    <w:p w:rsidR="00841F8F" w:rsidRDefault="00841F8F" w:rsidP="00644D45">
      <w:pPr>
        <w:rPr>
          <w:ins w:id="540" w:author="Thanh Ngo" w:date="2021-06-15T11:23:00Z"/>
          <w:rFonts w:ascii="Times New Roman" w:hAnsi="Times New Roman" w:cs="Times New Roman"/>
          <w:sz w:val="24"/>
          <w:szCs w:val="24"/>
        </w:rPr>
      </w:pPr>
    </w:p>
    <w:p w:rsidR="00B02284" w:rsidRDefault="00841F8F">
      <w:pPr>
        <w:rPr>
          <w:ins w:id="541" w:author="Microsoft account" w:date="2021-06-15T14:31:00Z"/>
          <w:rFonts w:ascii="Times New Roman" w:hAnsi="Times New Roman" w:cs="Times New Roman"/>
          <w:i/>
          <w:iCs/>
          <w:sz w:val="24"/>
          <w:szCs w:val="24"/>
        </w:rPr>
      </w:pPr>
      <w:ins w:id="542" w:author="Thanh Ngo" w:date="2021-06-15T11:23:00Z">
        <w:r w:rsidRPr="004433E7">
          <w:rPr>
            <w:rFonts w:ascii="Times New Roman" w:hAnsi="Times New Roman" w:cs="Times New Roman"/>
            <w:i/>
            <w:iCs/>
            <w:sz w:val="24"/>
            <w:szCs w:val="24"/>
            <w:rPrChange w:id="543" w:author="Thanh Ngo" w:date="2021-06-15T11:26:00Z">
              <w:rPr>
                <w:rFonts w:ascii="Times New Roman" w:hAnsi="Times New Roman" w:cs="Times New Roman"/>
                <w:sz w:val="24"/>
                <w:szCs w:val="24"/>
              </w:rPr>
            </w:rPrChange>
          </w:rPr>
          <w:t xml:space="preserve">Chú ý: </w:t>
        </w:r>
      </w:ins>
    </w:p>
    <w:p w:rsidR="00B04182" w:rsidRPr="00B02284" w:rsidRDefault="00841F8F">
      <w:pPr>
        <w:pStyle w:val="ListParagraph"/>
        <w:numPr>
          <w:ilvl w:val="1"/>
          <w:numId w:val="35"/>
        </w:numPr>
        <w:rPr>
          <w:ins w:id="544" w:author="Microsoft account" w:date="2021-06-15T14:31:00Z"/>
          <w:i/>
          <w:iCs/>
          <w:rPrChange w:id="545" w:author="Microsoft account" w:date="2021-06-15T14:31:00Z">
            <w:rPr>
              <w:ins w:id="546" w:author="Microsoft account" w:date="2021-06-15T14:31:00Z"/>
              <w:rFonts w:ascii="Times New Roman" w:hAnsi="Times New Roman" w:cs="Times New Roman"/>
              <w:i/>
              <w:iCs/>
              <w:sz w:val="24"/>
              <w:szCs w:val="24"/>
            </w:rPr>
          </w:rPrChange>
        </w:rPr>
        <w:pPrChange w:id="547" w:author="Microsoft account" w:date="2021-06-15T14:31:00Z">
          <w:pPr/>
        </w:pPrChange>
      </w:pPr>
      <w:ins w:id="548" w:author="Thanh Ngo" w:date="2021-06-15T11:23:00Z">
        <w:r w:rsidRPr="00B02284">
          <w:rPr>
            <w:rFonts w:ascii="Times New Roman" w:hAnsi="Times New Roman" w:cs="Times New Roman"/>
            <w:i/>
            <w:iCs/>
            <w:sz w:val="24"/>
            <w:szCs w:val="24"/>
            <w:rPrChange w:id="549" w:author="Microsoft account" w:date="2021-06-15T14:31:00Z">
              <w:rPr>
                <w:rFonts w:ascii="Times New Roman" w:hAnsi="Times New Roman" w:cs="Times New Roman"/>
                <w:sz w:val="24"/>
                <w:szCs w:val="24"/>
              </w:rPr>
            </w:rPrChange>
          </w:rPr>
          <w:t xml:space="preserve">Khi thực hiện </w:t>
        </w:r>
      </w:ins>
      <w:ins w:id="550" w:author="Thanh Ngo" w:date="2021-06-15T11:24:00Z">
        <w:r w:rsidRPr="00B02284">
          <w:rPr>
            <w:rFonts w:ascii="Times New Roman" w:hAnsi="Times New Roman" w:cs="Times New Roman"/>
            <w:i/>
            <w:iCs/>
            <w:sz w:val="24"/>
            <w:szCs w:val="24"/>
            <w:rPrChange w:id="551" w:author="Microsoft account" w:date="2021-06-15T14:31:00Z">
              <w:rPr>
                <w:rFonts w:ascii="Times New Roman" w:hAnsi="Times New Roman" w:cs="Times New Roman"/>
                <w:sz w:val="24"/>
                <w:szCs w:val="24"/>
              </w:rPr>
            </w:rPrChange>
          </w:rPr>
          <w:t xml:space="preserve">Load Test thì sẽ </w:t>
        </w:r>
      </w:ins>
      <w:ins w:id="552" w:author="Thanh Ngo" w:date="2021-06-15T11:25:00Z">
        <w:r w:rsidRPr="00B02284">
          <w:rPr>
            <w:rFonts w:ascii="Times New Roman" w:hAnsi="Times New Roman" w:cs="Times New Roman"/>
            <w:i/>
            <w:iCs/>
            <w:sz w:val="24"/>
            <w:szCs w:val="24"/>
            <w:rPrChange w:id="553" w:author="Microsoft account" w:date="2021-06-15T14:31:00Z">
              <w:rPr>
                <w:rFonts w:ascii="Times New Roman" w:hAnsi="Times New Roman" w:cs="Times New Roman"/>
                <w:sz w:val="24"/>
                <w:szCs w:val="24"/>
              </w:rPr>
            </w:rPrChange>
          </w:rPr>
          <w:t>tách riêng các ứng dụng của máy APP (M1</w:t>
        </w:r>
        <w:proofErr w:type="gramStart"/>
        <w:r w:rsidRPr="00B02284">
          <w:rPr>
            <w:rFonts w:ascii="Times New Roman" w:hAnsi="Times New Roman" w:cs="Times New Roman"/>
            <w:i/>
            <w:iCs/>
            <w:sz w:val="24"/>
            <w:szCs w:val="24"/>
            <w:rPrChange w:id="554" w:author="Microsoft account" w:date="2021-06-15T14:31:00Z">
              <w:rPr>
                <w:rFonts w:ascii="Times New Roman" w:hAnsi="Times New Roman" w:cs="Times New Roman"/>
                <w:sz w:val="24"/>
                <w:szCs w:val="24"/>
              </w:rPr>
            </w:rPrChange>
          </w:rPr>
          <w:t>,2,3,4</w:t>
        </w:r>
        <w:proofErr w:type="gramEnd"/>
        <w:r w:rsidRPr="00B02284">
          <w:rPr>
            <w:rFonts w:ascii="Times New Roman" w:hAnsi="Times New Roman" w:cs="Times New Roman"/>
            <w:i/>
            <w:iCs/>
            <w:sz w:val="24"/>
            <w:szCs w:val="24"/>
            <w:rPrChange w:id="555" w:author="Microsoft account" w:date="2021-06-15T14:31:00Z">
              <w:rPr>
                <w:rFonts w:ascii="Times New Roman" w:hAnsi="Times New Roman" w:cs="Times New Roman"/>
                <w:sz w:val="24"/>
                <w:szCs w:val="24"/>
              </w:rPr>
            </w:rPrChange>
          </w:rPr>
          <w:t>) ra nhiều mày đơn để đảm bảo hiệu năn</w:t>
        </w:r>
      </w:ins>
      <w:ins w:id="556" w:author="Thanh Ngo" w:date="2021-06-15T11:26:00Z">
        <w:r w:rsidRPr="00B02284">
          <w:rPr>
            <w:rFonts w:ascii="Times New Roman" w:hAnsi="Times New Roman" w:cs="Times New Roman"/>
            <w:i/>
            <w:iCs/>
            <w:sz w:val="24"/>
            <w:szCs w:val="24"/>
            <w:rPrChange w:id="557" w:author="Microsoft account" w:date="2021-06-15T14:31:00Z">
              <w:rPr>
                <w:rFonts w:ascii="Times New Roman" w:hAnsi="Times New Roman" w:cs="Times New Roman"/>
                <w:sz w:val="24"/>
                <w:szCs w:val="24"/>
              </w:rPr>
            </w:rPrChange>
          </w:rPr>
          <w:t>g.</w:t>
        </w:r>
      </w:ins>
    </w:p>
    <w:p w:rsidR="00B02284" w:rsidRPr="00B02284" w:rsidRDefault="00B02284">
      <w:pPr>
        <w:pStyle w:val="ListParagraph"/>
        <w:numPr>
          <w:ilvl w:val="1"/>
          <w:numId w:val="35"/>
        </w:numPr>
        <w:rPr>
          <w:ins w:id="558" w:author="Thanh Ngo" w:date="2021-06-15T11:04:00Z"/>
          <w:i/>
          <w:iCs/>
          <w:highlight w:val="yellow"/>
          <w:rPrChange w:id="559" w:author="Microsoft account" w:date="2021-06-15T14:32:00Z">
            <w:rPr>
              <w:ins w:id="560" w:author="Thanh Ngo" w:date="2021-06-15T11:04:00Z"/>
            </w:rPr>
          </w:rPrChange>
        </w:rPr>
        <w:pPrChange w:id="561" w:author="Microsoft account" w:date="2021-06-15T14:31:00Z">
          <w:pPr/>
        </w:pPrChange>
      </w:pPr>
      <w:ins w:id="562" w:author="Microsoft account" w:date="2021-06-15T14:31:00Z">
        <w:r w:rsidRPr="00B02284">
          <w:rPr>
            <w:rFonts w:ascii="Times New Roman" w:hAnsi="Times New Roman" w:cs="Times New Roman"/>
            <w:i/>
            <w:iCs/>
            <w:sz w:val="24"/>
            <w:szCs w:val="24"/>
            <w:highlight w:val="yellow"/>
            <w:rPrChange w:id="563" w:author="Microsoft account" w:date="2021-06-15T14:32:00Z">
              <w:rPr>
                <w:rFonts w:ascii="Times New Roman" w:hAnsi="Times New Roman" w:cs="Times New Roman"/>
                <w:i/>
                <w:iCs/>
                <w:sz w:val="24"/>
                <w:szCs w:val="24"/>
              </w:rPr>
            </w:rPrChange>
          </w:rPr>
          <w:t>Giai đoạn UAT1 (</w:t>
        </w:r>
      </w:ins>
      <w:ins w:id="564" w:author="Microsoft account" w:date="2021-06-15T14:32:00Z">
        <w:r>
          <w:rPr>
            <w:rFonts w:ascii="Times New Roman" w:hAnsi="Times New Roman" w:cs="Times New Roman"/>
            <w:i/>
            <w:iCs/>
            <w:sz w:val="24"/>
            <w:szCs w:val="24"/>
            <w:highlight w:val="yellow"/>
          </w:rPr>
          <w:t xml:space="preserve">test </w:t>
        </w:r>
      </w:ins>
      <w:ins w:id="565" w:author="Microsoft account" w:date="2021-06-15T14:31:00Z">
        <w:r w:rsidRPr="00B02284">
          <w:rPr>
            <w:rFonts w:ascii="Times New Roman" w:hAnsi="Times New Roman" w:cs="Times New Roman"/>
            <w:i/>
            <w:iCs/>
            <w:sz w:val="24"/>
            <w:szCs w:val="24"/>
            <w:highlight w:val="yellow"/>
            <w:rPrChange w:id="566" w:author="Microsoft account" w:date="2021-06-15T14:32:00Z">
              <w:rPr>
                <w:rFonts w:ascii="Times New Roman" w:hAnsi="Times New Roman" w:cs="Times New Roman"/>
                <w:i/>
                <w:iCs/>
                <w:sz w:val="24"/>
                <w:szCs w:val="24"/>
              </w:rPr>
            </w:rPrChange>
          </w:rPr>
          <w:t xml:space="preserve">tích hợp EORS và IORS) chưa cần các server M7, </w:t>
        </w:r>
      </w:ins>
      <w:ins w:id="567" w:author="Microsoft account" w:date="2021-06-15T14:32:00Z">
        <w:r w:rsidRPr="00B02284">
          <w:rPr>
            <w:rFonts w:ascii="Times New Roman" w:hAnsi="Times New Roman" w:cs="Times New Roman"/>
            <w:i/>
            <w:iCs/>
            <w:sz w:val="24"/>
            <w:szCs w:val="24"/>
            <w:highlight w:val="yellow"/>
            <w:rPrChange w:id="568" w:author="Microsoft account" w:date="2021-06-15T14:32:00Z">
              <w:rPr>
                <w:rFonts w:ascii="Times New Roman" w:hAnsi="Times New Roman" w:cs="Times New Roman"/>
                <w:i/>
                <w:iCs/>
                <w:sz w:val="24"/>
                <w:szCs w:val="24"/>
              </w:rPr>
            </w:rPrChange>
          </w:rPr>
          <w:t>M8</w:t>
        </w:r>
      </w:ins>
    </w:p>
    <w:p w:rsidR="00B04182" w:rsidRDefault="00B04182">
      <w:pPr>
        <w:pStyle w:val="Heading2"/>
        <w:numPr>
          <w:ilvl w:val="0"/>
          <w:numId w:val="42"/>
        </w:numPr>
        <w:rPr>
          <w:ins w:id="569" w:author="Thanh Ngo" w:date="2021-07-07T14:37:00Z"/>
          <w:rFonts w:ascii="Times New Roman" w:hAnsi="Times New Roman" w:cs="Times New Roman"/>
          <w:b/>
          <w:sz w:val="24"/>
          <w:szCs w:val="24"/>
        </w:rPr>
      </w:pPr>
      <w:ins w:id="570" w:author="Thanh Ngo" w:date="2021-06-15T11:04:00Z">
        <w:r>
          <w:rPr>
            <w:rFonts w:ascii="Times New Roman" w:hAnsi="Times New Roman" w:cs="Times New Roman"/>
            <w:b/>
            <w:sz w:val="24"/>
            <w:szCs w:val="24"/>
          </w:rPr>
          <w:t>Cơ sở hạ tầng hệ thống Production</w:t>
        </w:r>
      </w:ins>
    </w:p>
    <w:p w:rsidR="00010518" w:rsidRPr="00C94EE6" w:rsidRDefault="00010518">
      <w:pPr>
        <w:rPr>
          <w:ins w:id="571" w:author="Thanh Ngo" w:date="2021-06-15T11:04:00Z"/>
          <w:rFonts w:ascii="Times New Roman" w:hAnsi="Times New Roman" w:cs="Times New Roman"/>
          <w:i/>
          <w:iCs/>
          <w:sz w:val="24"/>
          <w:szCs w:val="24"/>
          <w:rPrChange w:id="572" w:author="Thanh Ngo" w:date="2021-07-07T14:59:00Z">
            <w:rPr>
              <w:ins w:id="573" w:author="Thanh Ngo" w:date="2021-06-15T11:04:00Z"/>
              <w:rFonts w:ascii="Times New Roman" w:hAnsi="Times New Roman" w:cs="Times New Roman"/>
              <w:b/>
              <w:sz w:val="24"/>
              <w:szCs w:val="24"/>
            </w:rPr>
          </w:rPrChange>
        </w:rPr>
        <w:pPrChange w:id="574" w:author="Thanh Ngo" w:date="2021-07-07T14:37:00Z">
          <w:pPr>
            <w:pStyle w:val="Heading2"/>
            <w:numPr>
              <w:numId w:val="43"/>
            </w:numPr>
            <w:ind w:left="720" w:hanging="360"/>
          </w:pPr>
        </w:pPrChange>
      </w:pPr>
      <w:ins w:id="575" w:author="Thanh Ngo" w:date="2021-07-07T14:37:00Z">
        <w:r w:rsidRPr="00C94EE6">
          <w:rPr>
            <w:rFonts w:ascii="Times New Roman" w:hAnsi="Times New Roman" w:cs="Times New Roman"/>
            <w:i/>
            <w:iCs/>
            <w:sz w:val="24"/>
            <w:szCs w:val="24"/>
            <w:rPrChange w:id="576" w:author="Thanh Ngo" w:date="2021-07-07T14:59:00Z">
              <w:rPr/>
            </w:rPrChange>
          </w:rPr>
          <w:t xml:space="preserve">&lt;Mục này sẽ điều chỉnh </w:t>
        </w:r>
        <w:proofErr w:type="gramStart"/>
        <w:r w:rsidRPr="00C94EE6">
          <w:rPr>
            <w:rFonts w:ascii="Times New Roman" w:hAnsi="Times New Roman" w:cs="Times New Roman"/>
            <w:i/>
            <w:iCs/>
            <w:sz w:val="24"/>
            <w:szCs w:val="24"/>
            <w:rPrChange w:id="577" w:author="Thanh Ngo" w:date="2021-07-07T14:59:00Z">
              <w:rPr/>
            </w:rPrChange>
          </w:rPr>
          <w:t>theo</w:t>
        </w:r>
        <w:proofErr w:type="gramEnd"/>
        <w:r w:rsidRPr="00C94EE6">
          <w:rPr>
            <w:rFonts w:ascii="Times New Roman" w:hAnsi="Times New Roman" w:cs="Times New Roman"/>
            <w:i/>
            <w:iCs/>
            <w:sz w:val="24"/>
            <w:szCs w:val="24"/>
            <w:rPrChange w:id="578" w:author="Thanh Ngo" w:date="2021-07-07T14:59:00Z">
              <w:rPr/>
            </w:rPrChange>
          </w:rPr>
          <w:t xml:space="preserve"> tình hình thực tế khi golive&gt;</w:t>
        </w:r>
      </w:ins>
    </w:p>
    <w:p w:rsidR="008211AC" w:rsidRPr="008211AC" w:rsidRDefault="001F79FA" w:rsidP="008211AC">
      <w:pPr>
        <w:pStyle w:val="Heading1"/>
        <w:numPr>
          <w:ilvl w:val="0"/>
          <w:numId w:val="3"/>
        </w:numPr>
        <w:rPr>
          <w:ins w:id="579" w:author="Thanh Ngo" w:date="2021-07-07T14:59:00Z"/>
          <w:rPrChange w:id="580" w:author="Administrator" w:date="2021-07-08T09:42:00Z">
            <w:rPr>
              <w:ins w:id="581" w:author="Thanh Ngo" w:date="2021-07-07T14:59:00Z"/>
              <w:rFonts w:ascii="Times New Roman" w:hAnsi="Times New Roman" w:cs="Times New Roman"/>
              <w:b/>
              <w:bCs/>
              <w:sz w:val="24"/>
              <w:szCs w:val="24"/>
            </w:rPr>
          </w:rPrChange>
        </w:rPr>
        <w:pPrChange w:id="582" w:author="Administrator" w:date="2021-07-08T09:42:00Z">
          <w:pPr>
            <w:pStyle w:val="Heading1"/>
            <w:numPr>
              <w:numId w:val="3"/>
            </w:numPr>
            <w:ind w:left="720" w:hanging="360"/>
          </w:pPr>
        </w:pPrChange>
      </w:pPr>
      <w:ins w:id="583" w:author="Thanh Ngo" w:date="2021-07-07T14:47:00Z">
        <w:r w:rsidRPr="008211AC">
          <w:rPr>
            <w:rFonts w:ascii="Times New Roman" w:hAnsi="Times New Roman" w:cs="Times New Roman"/>
            <w:b/>
            <w:bCs/>
            <w:sz w:val="24"/>
            <w:szCs w:val="24"/>
            <w:rPrChange w:id="584" w:author="Administrator" w:date="2021-07-08T09:42:00Z">
              <w:rPr>
                <w:rFonts w:ascii="Times New Roman" w:hAnsi="Times New Roman" w:cs="Times New Roman"/>
                <w:b/>
                <w:bCs/>
                <w:sz w:val="24"/>
                <w:szCs w:val="24"/>
              </w:rPr>
            </w:rPrChange>
          </w:rPr>
          <w:lastRenderedPageBreak/>
          <w:t>K</w:t>
        </w:r>
      </w:ins>
      <w:ins w:id="585" w:author="Thanh Ngo" w:date="2021-07-07T14:48:00Z">
        <w:r w:rsidRPr="008211AC">
          <w:rPr>
            <w:rFonts w:ascii="Times New Roman" w:hAnsi="Times New Roman" w:cs="Times New Roman"/>
            <w:b/>
            <w:bCs/>
            <w:sz w:val="24"/>
            <w:szCs w:val="24"/>
            <w:rPrChange w:id="586" w:author="Administrator" w:date="2021-07-08T09:42:00Z">
              <w:rPr>
                <w:rFonts w:ascii="Times New Roman" w:hAnsi="Times New Roman" w:cs="Times New Roman"/>
                <w:b/>
                <w:bCs/>
                <w:sz w:val="24"/>
                <w:szCs w:val="24"/>
              </w:rPr>
            </w:rPrChange>
          </w:rPr>
          <w:t>HẢ NĂNG CHỊU TẢI CỦA HỆ THỐNG</w:t>
        </w:r>
      </w:ins>
    </w:p>
    <w:p w:rsidR="008211AC" w:rsidRPr="008211AC" w:rsidRDefault="008211AC" w:rsidP="008211AC">
      <w:pPr>
        <w:pStyle w:val="ListParagraph"/>
        <w:numPr>
          <w:ilvl w:val="0"/>
          <w:numId w:val="21"/>
        </w:numPr>
        <w:ind w:left="709" w:hanging="283"/>
        <w:rPr>
          <w:ins w:id="587" w:author="Administrator" w:date="2021-07-08T09:42:00Z"/>
          <w:rFonts w:ascii="Times New Roman" w:hAnsi="Times New Roman" w:cs="Times New Roman"/>
          <w:b/>
          <w:iCs/>
          <w:sz w:val="24"/>
          <w:szCs w:val="24"/>
          <w:rPrChange w:id="588" w:author="Administrator" w:date="2021-07-08T09:42:00Z">
            <w:rPr>
              <w:ins w:id="589" w:author="Administrator" w:date="2021-07-08T09:42:00Z"/>
              <w:rFonts w:ascii="Times New Roman" w:hAnsi="Times New Roman" w:cs="Times New Roman"/>
              <w:sz w:val="24"/>
              <w:szCs w:val="24"/>
            </w:rPr>
          </w:rPrChange>
        </w:rPr>
        <w:pPrChange w:id="590" w:author="Administrator" w:date="2021-07-08T09:39:00Z">
          <w:pPr/>
        </w:pPrChange>
      </w:pPr>
      <w:ins w:id="591" w:author="Administrator" w:date="2021-07-08T09:42:00Z">
        <w:r w:rsidRPr="008211AC">
          <w:rPr>
            <w:rFonts w:ascii="Times New Roman" w:hAnsi="Times New Roman" w:cs="Times New Roman"/>
            <w:b/>
            <w:iCs/>
            <w:sz w:val="24"/>
            <w:szCs w:val="24"/>
            <w:rPrChange w:id="592" w:author="Administrator" w:date="2021-07-08T09:42:00Z">
              <w:rPr>
                <w:rFonts w:ascii="Times New Roman" w:hAnsi="Times New Roman" w:cs="Times New Roman"/>
                <w:iCs/>
                <w:sz w:val="24"/>
                <w:szCs w:val="24"/>
              </w:rPr>
            </w:rPrChange>
          </w:rPr>
          <w:t>Độ chịu tải của hệ thống</w:t>
        </w:r>
      </w:ins>
    </w:p>
    <w:p w:rsidR="00313967" w:rsidRPr="008211AC" w:rsidRDefault="00C94EE6" w:rsidP="008211AC">
      <w:pPr>
        <w:pStyle w:val="ListParagraph"/>
        <w:ind w:left="709"/>
        <w:rPr>
          <w:ins w:id="593" w:author="Administrator" w:date="2021-07-07T16:07:00Z"/>
          <w:rFonts w:ascii="Times New Roman" w:hAnsi="Times New Roman" w:cs="Times New Roman"/>
          <w:iCs/>
          <w:sz w:val="24"/>
          <w:szCs w:val="24"/>
          <w:rPrChange w:id="594" w:author="Administrator" w:date="2021-07-08T09:39:00Z">
            <w:rPr>
              <w:ins w:id="595" w:author="Administrator" w:date="2021-07-07T16:07:00Z"/>
              <w:rFonts w:ascii="Times New Roman" w:hAnsi="Times New Roman" w:cs="Times New Roman"/>
              <w:i/>
              <w:iCs/>
              <w:sz w:val="24"/>
              <w:szCs w:val="24"/>
            </w:rPr>
          </w:rPrChange>
        </w:rPr>
        <w:pPrChange w:id="596" w:author="Administrator" w:date="2021-07-08T09:42:00Z">
          <w:pPr/>
        </w:pPrChange>
      </w:pPr>
      <w:proofErr w:type="gramStart"/>
      <w:ins w:id="597" w:author="Thanh Ngo" w:date="2021-07-07T15:00:00Z">
        <w:r w:rsidRPr="008211AC">
          <w:rPr>
            <w:rFonts w:ascii="Times New Roman" w:hAnsi="Times New Roman" w:cs="Times New Roman"/>
            <w:sz w:val="24"/>
            <w:szCs w:val="24"/>
            <w:rPrChange w:id="598" w:author="Administrator" w:date="2021-07-08T09:39:00Z">
              <w:rPr/>
            </w:rPrChange>
          </w:rPr>
          <w:t xml:space="preserve">Đối với 1 OMS </w:t>
        </w:r>
        <w:r w:rsidRPr="008211AC">
          <w:rPr>
            <w:rFonts w:ascii="Times New Roman" w:hAnsi="Times New Roman" w:cs="Times New Roman"/>
            <w:i/>
            <w:iCs/>
            <w:sz w:val="24"/>
            <w:szCs w:val="24"/>
            <w:rPrChange w:id="599" w:author="Administrator" w:date="2021-07-08T09:39:00Z">
              <w:rPr>
                <w:rFonts w:ascii="Times New Roman" w:hAnsi="Times New Roman" w:cs="Times New Roman"/>
                <w:sz w:val="24"/>
                <w:szCs w:val="24"/>
              </w:rPr>
            </w:rPrChange>
          </w:rPr>
          <w:t>&lt;Cấu hình như trên</w:t>
        </w:r>
        <w:r w:rsidR="00F0232D" w:rsidRPr="008211AC">
          <w:rPr>
            <w:rFonts w:ascii="Times New Roman" w:hAnsi="Times New Roman" w:cs="Times New Roman"/>
            <w:i/>
            <w:iCs/>
            <w:sz w:val="24"/>
            <w:szCs w:val="24"/>
            <w:rPrChange w:id="600" w:author="Administrator" w:date="2021-07-08T09:39:00Z">
              <w:rPr>
                <w:i/>
              </w:rPr>
            </w:rPrChange>
          </w:rPr>
          <w:t>.</w:t>
        </w:r>
        <w:proofErr w:type="gramEnd"/>
        <w:r w:rsidR="00F0232D" w:rsidRPr="008211AC">
          <w:rPr>
            <w:rFonts w:ascii="Times New Roman" w:hAnsi="Times New Roman" w:cs="Times New Roman"/>
            <w:i/>
            <w:iCs/>
            <w:sz w:val="24"/>
            <w:szCs w:val="24"/>
            <w:rPrChange w:id="601" w:author="Administrator" w:date="2021-07-08T09:39:00Z">
              <w:rPr>
                <w:i/>
              </w:rPr>
            </w:rPrChange>
          </w:rPr>
          <w:t xml:space="preserve"> Mục số IV</w:t>
        </w:r>
        <w:r w:rsidRPr="008211AC">
          <w:rPr>
            <w:rFonts w:ascii="Times New Roman" w:hAnsi="Times New Roman" w:cs="Times New Roman"/>
            <w:i/>
            <w:iCs/>
            <w:sz w:val="24"/>
            <w:szCs w:val="24"/>
            <w:rPrChange w:id="602" w:author="Administrator" w:date="2021-07-08T09:39:00Z">
              <w:rPr>
                <w:rFonts w:ascii="Times New Roman" w:hAnsi="Times New Roman" w:cs="Times New Roman"/>
                <w:sz w:val="24"/>
                <w:szCs w:val="24"/>
              </w:rPr>
            </w:rPrChange>
          </w:rPr>
          <w:t>&gt;</w:t>
        </w:r>
      </w:ins>
      <w:ins w:id="603" w:author="Administrator" w:date="2021-07-07T16:09:00Z">
        <w:r w:rsidR="00313967" w:rsidRPr="008211AC">
          <w:rPr>
            <w:rFonts w:ascii="Times New Roman" w:hAnsi="Times New Roman" w:cs="Times New Roman"/>
            <w:i/>
            <w:iCs/>
            <w:sz w:val="24"/>
            <w:szCs w:val="24"/>
            <w:rPrChange w:id="604" w:author="Administrator" w:date="2021-07-08T09:39:00Z">
              <w:rPr>
                <w:i/>
              </w:rPr>
            </w:rPrChange>
          </w:rPr>
          <w:t xml:space="preserve">, </w:t>
        </w:r>
      </w:ins>
      <w:ins w:id="605" w:author="Administrator" w:date="2021-07-07T16:07:00Z">
        <w:r w:rsidR="00313967" w:rsidRPr="008211AC">
          <w:rPr>
            <w:rFonts w:ascii="Times New Roman" w:hAnsi="Times New Roman" w:cs="Times New Roman"/>
            <w:iCs/>
            <w:sz w:val="24"/>
            <w:szCs w:val="24"/>
            <w:rPrChange w:id="606" w:author="Administrator" w:date="2021-07-08T09:39:00Z">
              <w:rPr>
                <w:rFonts w:ascii="Times New Roman" w:hAnsi="Times New Roman" w:cs="Times New Roman"/>
                <w:i/>
                <w:iCs/>
                <w:sz w:val="24"/>
                <w:szCs w:val="24"/>
              </w:rPr>
            </w:rPrChange>
          </w:rPr>
          <w:t>Thì độ chịu tải của hệ thống như sau:</w:t>
        </w:r>
      </w:ins>
    </w:p>
    <w:p w:rsidR="00313967" w:rsidRPr="00313967" w:rsidRDefault="00313967">
      <w:pPr>
        <w:pStyle w:val="ListParagraph"/>
        <w:numPr>
          <w:ilvl w:val="0"/>
          <w:numId w:val="16"/>
        </w:numPr>
        <w:rPr>
          <w:ins w:id="607" w:author="Administrator" w:date="2021-07-07T16:10:00Z"/>
          <w:rFonts w:ascii="Times New Roman" w:hAnsi="Times New Roman" w:cs="Times New Roman"/>
          <w:iCs/>
          <w:sz w:val="24"/>
          <w:szCs w:val="24"/>
          <w:rPrChange w:id="608" w:author="Administrator" w:date="2021-07-07T16:10:00Z">
            <w:rPr>
              <w:ins w:id="609" w:author="Administrator" w:date="2021-07-07T16:10:00Z"/>
              <w:rFonts w:ascii="Times New Roman" w:hAnsi="Times New Roman" w:cs="Times New Roman"/>
              <w:i/>
              <w:iCs/>
              <w:sz w:val="24"/>
              <w:szCs w:val="24"/>
            </w:rPr>
          </w:rPrChange>
        </w:rPr>
        <w:pPrChange w:id="610" w:author="Administrator" w:date="2021-07-07T16:09:00Z">
          <w:pPr/>
        </w:pPrChange>
      </w:pPr>
      <w:ins w:id="611" w:author="Administrator" w:date="2021-07-07T16:09:00Z">
        <w:r w:rsidRPr="00313967">
          <w:rPr>
            <w:rFonts w:ascii="Times New Roman" w:hAnsi="Times New Roman" w:cs="Times New Roman"/>
            <w:iCs/>
            <w:sz w:val="24"/>
            <w:szCs w:val="24"/>
            <w:rPrChange w:id="612" w:author="Administrator" w:date="2021-07-07T16:10:00Z">
              <w:rPr>
                <w:rFonts w:ascii="Times New Roman" w:hAnsi="Times New Roman" w:cs="Times New Roman"/>
                <w:i/>
                <w:iCs/>
                <w:sz w:val="24"/>
                <w:szCs w:val="24"/>
              </w:rPr>
            </w:rPrChange>
          </w:rPr>
          <w:t>Số lượng khách hàng</w:t>
        </w:r>
      </w:ins>
      <w:ins w:id="613" w:author="Administrator" w:date="2021-07-07T16:10:00Z">
        <w:r w:rsidRPr="00313967">
          <w:rPr>
            <w:rFonts w:ascii="Times New Roman" w:hAnsi="Times New Roman" w:cs="Times New Roman"/>
            <w:iCs/>
            <w:sz w:val="24"/>
            <w:szCs w:val="24"/>
            <w:rPrChange w:id="614" w:author="Administrator" w:date="2021-07-07T16:10:00Z">
              <w:rPr>
                <w:rFonts w:ascii="Times New Roman" w:hAnsi="Times New Roman" w:cs="Times New Roman"/>
                <w:i/>
                <w:iCs/>
                <w:sz w:val="24"/>
                <w:szCs w:val="24"/>
              </w:rPr>
            </w:rPrChange>
          </w:rPr>
          <w:t>: 1 triệu</w:t>
        </w:r>
      </w:ins>
    </w:p>
    <w:p w:rsidR="00313967" w:rsidRPr="00313967" w:rsidRDefault="00313967">
      <w:pPr>
        <w:pStyle w:val="ListParagraph"/>
        <w:numPr>
          <w:ilvl w:val="0"/>
          <w:numId w:val="16"/>
        </w:numPr>
        <w:rPr>
          <w:ins w:id="615" w:author="Administrator" w:date="2021-07-07T16:10:00Z"/>
          <w:rFonts w:ascii="Times New Roman" w:hAnsi="Times New Roman" w:cs="Times New Roman"/>
          <w:iCs/>
          <w:sz w:val="24"/>
          <w:szCs w:val="24"/>
          <w:rPrChange w:id="616" w:author="Administrator" w:date="2021-07-07T16:10:00Z">
            <w:rPr>
              <w:ins w:id="617" w:author="Administrator" w:date="2021-07-07T16:10:00Z"/>
              <w:rFonts w:ascii="Times New Roman" w:hAnsi="Times New Roman" w:cs="Times New Roman"/>
              <w:i/>
              <w:iCs/>
              <w:sz w:val="24"/>
              <w:szCs w:val="24"/>
            </w:rPr>
          </w:rPrChange>
        </w:rPr>
        <w:pPrChange w:id="618" w:author="Administrator" w:date="2021-07-07T16:09:00Z">
          <w:pPr/>
        </w:pPrChange>
      </w:pPr>
      <w:ins w:id="619" w:author="Administrator" w:date="2021-07-07T16:10:00Z">
        <w:r w:rsidRPr="00313967">
          <w:rPr>
            <w:rFonts w:ascii="Times New Roman" w:hAnsi="Times New Roman" w:cs="Times New Roman"/>
            <w:iCs/>
            <w:sz w:val="24"/>
            <w:szCs w:val="24"/>
            <w:rPrChange w:id="620" w:author="Administrator" w:date="2021-07-07T16:10:00Z">
              <w:rPr>
                <w:rFonts w:ascii="Times New Roman" w:hAnsi="Times New Roman" w:cs="Times New Roman"/>
                <w:i/>
                <w:iCs/>
                <w:sz w:val="24"/>
                <w:szCs w:val="24"/>
              </w:rPr>
            </w:rPrChange>
          </w:rPr>
          <w:t>Danh mục chứng khoán: 3 triệu</w:t>
        </w:r>
      </w:ins>
    </w:p>
    <w:p w:rsidR="00313967" w:rsidRDefault="00313967">
      <w:pPr>
        <w:pStyle w:val="ListParagraph"/>
        <w:numPr>
          <w:ilvl w:val="0"/>
          <w:numId w:val="16"/>
        </w:numPr>
        <w:rPr>
          <w:ins w:id="621" w:author="Administrator" w:date="2021-07-07T16:10:00Z"/>
          <w:rFonts w:ascii="Times New Roman" w:hAnsi="Times New Roman" w:cs="Times New Roman"/>
          <w:iCs/>
          <w:sz w:val="24"/>
          <w:szCs w:val="24"/>
        </w:rPr>
        <w:pPrChange w:id="622" w:author="Administrator" w:date="2021-07-07T16:09:00Z">
          <w:pPr/>
        </w:pPrChange>
      </w:pPr>
      <w:ins w:id="623" w:author="Administrator" w:date="2021-07-07T16:10:00Z">
        <w:r w:rsidRPr="00313967">
          <w:rPr>
            <w:rFonts w:ascii="Times New Roman" w:hAnsi="Times New Roman" w:cs="Times New Roman"/>
            <w:iCs/>
            <w:sz w:val="24"/>
            <w:szCs w:val="24"/>
            <w:rPrChange w:id="624" w:author="Administrator" w:date="2021-07-07T16:10:00Z">
              <w:rPr>
                <w:rFonts w:ascii="Times New Roman" w:hAnsi="Times New Roman" w:cs="Times New Roman"/>
                <w:i/>
                <w:iCs/>
                <w:sz w:val="24"/>
                <w:szCs w:val="24"/>
              </w:rPr>
            </w:rPrChange>
          </w:rPr>
          <w:t>Số lượng lệnh có sẵn: 1 triệu</w:t>
        </w:r>
      </w:ins>
    </w:p>
    <w:p w:rsidR="00313967" w:rsidRPr="00313967" w:rsidRDefault="00313967">
      <w:pPr>
        <w:pStyle w:val="ListParagraph"/>
        <w:numPr>
          <w:ilvl w:val="0"/>
          <w:numId w:val="16"/>
        </w:numPr>
        <w:rPr>
          <w:ins w:id="625" w:author="Administrator" w:date="2021-07-07T16:06:00Z"/>
          <w:rFonts w:ascii="Times New Roman" w:hAnsi="Times New Roman" w:cs="Times New Roman"/>
          <w:iCs/>
          <w:sz w:val="24"/>
          <w:szCs w:val="24"/>
          <w:rPrChange w:id="626" w:author="Administrator" w:date="2021-07-07T16:10:00Z">
            <w:rPr>
              <w:ins w:id="627" w:author="Administrator" w:date="2021-07-07T16:06:00Z"/>
            </w:rPr>
          </w:rPrChange>
        </w:rPr>
        <w:pPrChange w:id="628" w:author="Administrator" w:date="2021-07-07T16:09:00Z">
          <w:pPr/>
        </w:pPrChange>
      </w:pPr>
      <w:ins w:id="629" w:author="Administrator" w:date="2021-07-07T16:10:00Z">
        <w:r>
          <w:rPr>
            <w:rFonts w:ascii="Times New Roman" w:hAnsi="Times New Roman" w:cs="Times New Roman"/>
            <w:iCs/>
            <w:sz w:val="24"/>
            <w:szCs w:val="24"/>
          </w:rPr>
          <w:t>Tốc độ lệnh trung bình: 1000 lệnh/s</w:t>
        </w:r>
      </w:ins>
    </w:p>
    <w:p w:rsidR="00C94EE6" w:rsidDel="00313967" w:rsidRDefault="00F0232D" w:rsidP="008211AC">
      <w:pPr>
        <w:ind w:left="1080" w:hanging="426"/>
        <w:rPr>
          <w:ins w:id="630" w:author="Thanh Ngo" w:date="2021-07-07T15:05:00Z"/>
          <w:del w:id="631" w:author="Administrator" w:date="2021-07-07T16:10:00Z"/>
          <w:rFonts w:ascii="Times New Roman" w:hAnsi="Times New Roman" w:cs="Times New Roman"/>
          <w:sz w:val="24"/>
          <w:szCs w:val="24"/>
        </w:rPr>
        <w:pPrChange w:id="632" w:author="Administrator" w:date="2021-07-08T09:39:00Z">
          <w:pPr/>
        </w:pPrChange>
      </w:pPr>
      <w:ins w:id="633" w:author="Thanh Ngo" w:date="2021-07-07T15:02:00Z">
        <w:del w:id="634" w:author="Administrator" w:date="2021-07-07T16:06:00Z">
          <w:r w:rsidDel="00313967">
            <w:rPr>
              <w:rFonts w:ascii="Times New Roman" w:hAnsi="Times New Roman" w:cs="Times New Roman"/>
              <w:i/>
              <w:iCs/>
              <w:sz w:val="24"/>
              <w:szCs w:val="24"/>
            </w:rPr>
            <w:delText>,</w:delText>
          </w:r>
        </w:del>
        <w:del w:id="635" w:author="Administrator" w:date="2021-07-07T16:10:00Z">
          <w:r w:rsidDel="00313967">
            <w:rPr>
              <w:rFonts w:ascii="Times New Roman" w:hAnsi="Times New Roman" w:cs="Times New Roman"/>
              <w:i/>
              <w:iCs/>
              <w:sz w:val="24"/>
              <w:szCs w:val="24"/>
            </w:rPr>
            <w:delText xml:space="preserve"> &lt;Khoảng 1 triệu khách hàng, </w:delText>
          </w:r>
        </w:del>
      </w:ins>
      <w:ins w:id="636" w:author="Thanh Ngo" w:date="2021-07-07T15:03:00Z">
        <w:del w:id="637" w:author="Administrator" w:date="2021-07-07T16:10:00Z">
          <w:r w:rsidDel="00313967">
            <w:rPr>
              <w:rFonts w:ascii="Times New Roman" w:hAnsi="Times New Roman" w:cs="Times New Roman"/>
              <w:i/>
              <w:iCs/>
              <w:sz w:val="24"/>
              <w:szCs w:val="24"/>
            </w:rPr>
            <w:delText>3 triệu danh mục</w:delText>
          </w:r>
        </w:del>
      </w:ins>
      <w:ins w:id="638" w:author="Thanh Ngo" w:date="2021-07-07T15:04:00Z">
        <w:del w:id="639" w:author="Administrator" w:date="2021-07-07T16:10:00Z">
          <w:r w:rsidDel="00313967">
            <w:rPr>
              <w:rFonts w:ascii="Times New Roman" w:hAnsi="Times New Roman" w:cs="Times New Roman"/>
              <w:i/>
              <w:iCs/>
              <w:sz w:val="24"/>
              <w:szCs w:val="24"/>
            </w:rPr>
            <w:delText xml:space="preserve"> CK</w:delText>
          </w:r>
        </w:del>
      </w:ins>
      <w:ins w:id="640" w:author="Thanh Ngo" w:date="2021-07-07T15:03:00Z">
        <w:del w:id="641" w:author="Administrator" w:date="2021-07-07T16:10:00Z">
          <w:r w:rsidDel="00313967">
            <w:rPr>
              <w:rFonts w:ascii="Times New Roman" w:hAnsi="Times New Roman" w:cs="Times New Roman"/>
              <w:i/>
              <w:iCs/>
              <w:sz w:val="24"/>
              <w:szCs w:val="24"/>
            </w:rPr>
            <w:delText>, số lượng lệnh có sẵn 1 triệu</w:delText>
          </w:r>
        </w:del>
      </w:ins>
      <w:ins w:id="642" w:author="Thanh Ngo" w:date="2021-07-07T15:02:00Z">
        <w:del w:id="643" w:author="Administrator" w:date="2021-07-07T16:10:00Z">
          <w:r w:rsidDel="00313967">
            <w:rPr>
              <w:rFonts w:ascii="Times New Roman" w:hAnsi="Times New Roman" w:cs="Times New Roman"/>
              <w:i/>
              <w:iCs/>
              <w:sz w:val="24"/>
              <w:szCs w:val="24"/>
            </w:rPr>
            <w:delText>&gt;</w:delText>
          </w:r>
        </w:del>
      </w:ins>
      <w:ins w:id="644" w:author="Thanh Ngo" w:date="2021-07-07T15:04:00Z">
        <w:del w:id="645" w:author="Administrator" w:date="2021-07-07T16:10:00Z">
          <w:r w:rsidDel="00313967">
            <w:rPr>
              <w:rFonts w:ascii="Times New Roman" w:hAnsi="Times New Roman" w:cs="Times New Roman"/>
              <w:i/>
              <w:iCs/>
              <w:sz w:val="24"/>
              <w:szCs w:val="24"/>
            </w:rPr>
            <w:delText xml:space="preserve"> </w:delText>
          </w:r>
          <w:r w:rsidDel="00313967">
            <w:rPr>
              <w:rFonts w:ascii="Times New Roman" w:hAnsi="Times New Roman" w:cs="Times New Roman"/>
              <w:sz w:val="24"/>
              <w:szCs w:val="24"/>
            </w:rPr>
            <w:delText>thì tốc độ lệnh khoảng 1000</w:delText>
          </w:r>
        </w:del>
      </w:ins>
      <w:ins w:id="646" w:author="Thanh Ngo" w:date="2021-07-07T15:05:00Z">
        <w:del w:id="647" w:author="Administrator" w:date="2021-07-07T16:10:00Z">
          <w:r w:rsidDel="00313967">
            <w:rPr>
              <w:rFonts w:ascii="Times New Roman" w:hAnsi="Times New Roman" w:cs="Times New Roman"/>
              <w:sz w:val="24"/>
              <w:szCs w:val="24"/>
            </w:rPr>
            <w:delText xml:space="preserve"> lệnh/s.</w:delText>
          </w:r>
        </w:del>
      </w:ins>
    </w:p>
    <w:p w:rsidR="00313967" w:rsidRDefault="00FB0D81" w:rsidP="008211AC">
      <w:pPr>
        <w:ind w:left="1080" w:hanging="426"/>
        <w:rPr>
          <w:ins w:id="648" w:author="Administrator" w:date="2021-07-07T16:10:00Z"/>
          <w:rFonts w:ascii="Times New Roman" w:hAnsi="Times New Roman" w:cs="Times New Roman"/>
          <w:sz w:val="24"/>
          <w:szCs w:val="24"/>
        </w:rPr>
        <w:pPrChange w:id="649" w:author="Administrator" w:date="2021-07-08T09:39:00Z">
          <w:pPr>
            <w:pStyle w:val="Heading1"/>
            <w:numPr>
              <w:numId w:val="3"/>
            </w:numPr>
            <w:ind w:left="720" w:hanging="360"/>
          </w:pPr>
        </w:pPrChange>
      </w:pPr>
      <w:ins w:id="650" w:author="Thanh Ngo" w:date="2021-07-07T15:05:00Z">
        <w:r>
          <w:rPr>
            <w:rFonts w:ascii="Times New Roman" w:hAnsi="Times New Roman" w:cs="Times New Roman"/>
            <w:sz w:val="24"/>
            <w:szCs w:val="24"/>
          </w:rPr>
          <w:t>Để</w:t>
        </w:r>
      </w:ins>
      <w:ins w:id="651" w:author="Thanh Ngo" w:date="2021-07-07T15:06:00Z">
        <w:r>
          <w:rPr>
            <w:rFonts w:ascii="Times New Roman" w:hAnsi="Times New Roman" w:cs="Times New Roman"/>
            <w:sz w:val="24"/>
            <w:szCs w:val="24"/>
          </w:rPr>
          <w:t xml:space="preserve"> đáp ứng bài toán 5 triệu khách hàng, </w:t>
        </w:r>
      </w:ins>
      <w:ins w:id="652" w:author="Thanh Ngo" w:date="2021-07-07T15:07:00Z">
        <w:r>
          <w:rPr>
            <w:rFonts w:ascii="Times New Roman" w:hAnsi="Times New Roman" w:cs="Times New Roman"/>
            <w:sz w:val="24"/>
            <w:szCs w:val="24"/>
          </w:rPr>
          <w:t>1</w:t>
        </w:r>
      </w:ins>
      <w:ins w:id="653" w:author="Thanh Ngo" w:date="2021-07-07T15:06:00Z">
        <w:r>
          <w:rPr>
            <w:rFonts w:ascii="Times New Roman" w:hAnsi="Times New Roman" w:cs="Times New Roman"/>
            <w:sz w:val="24"/>
            <w:szCs w:val="24"/>
          </w:rPr>
          <w:t>0 triệu lệnh/ngày</w:t>
        </w:r>
      </w:ins>
    </w:p>
    <w:p w:rsidR="00FB0D81" w:rsidRDefault="00FB0D81" w:rsidP="008211AC">
      <w:pPr>
        <w:ind w:left="426" w:firstLine="228"/>
        <w:rPr>
          <w:ins w:id="654" w:author="Administrator" w:date="2021-07-08T09:39:00Z"/>
          <w:rFonts w:ascii="Times New Roman" w:hAnsi="Times New Roman" w:cs="Times New Roman"/>
          <w:sz w:val="24"/>
          <w:szCs w:val="24"/>
        </w:rPr>
        <w:pPrChange w:id="655" w:author="Administrator" w:date="2021-07-08T09:40:00Z">
          <w:pPr>
            <w:pStyle w:val="Heading1"/>
            <w:numPr>
              <w:numId w:val="3"/>
            </w:numPr>
            <w:ind w:left="720" w:hanging="360"/>
          </w:pPr>
        </w:pPrChange>
      </w:pPr>
      <w:ins w:id="656" w:author="Thanh Ngo" w:date="2021-07-07T15:06:00Z">
        <w:r w:rsidRPr="00FB0D81">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gramStart"/>
        <w:r>
          <w:rPr>
            <w:rFonts w:ascii="Times New Roman" w:hAnsi="Times New Roman" w:cs="Times New Roman"/>
            <w:sz w:val="24"/>
            <w:szCs w:val="24"/>
          </w:rPr>
          <w:t>Đề xuất cấu hình 5</w:t>
        </w:r>
      </w:ins>
      <w:ins w:id="657" w:author="Administrator" w:date="2021-07-08T09:40:00Z">
        <w:r w:rsidR="008211AC">
          <w:rPr>
            <w:rFonts w:ascii="Times New Roman" w:hAnsi="Times New Roman" w:cs="Times New Roman"/>
            <w:sz w:val="24"/>
            <w:szCs w:val="24"/>
          </w:rPr>
          <w:t xml:space="preserve"> </w:t>
        </w:r>
      </w:ins>
      <w:ins w:id="658" w:author="Thanh Ngo" w:date="2021-07-07T15:06:00Z">
        <w:del w:id="659" w:author="Administrator" w:date="2021-07-08T09:40:00Z">
          <w:r w:rsidDel="008211AC">
            <w:rPr>
              <w:rFonts w:ascii="Times New Roman" w:hAnsi="Times New Roman" w:cs="Times New Roman"/>
              <w:sz w:val="24"/>
              <w:szCs w:val="24"/>
            </w:rPr>
            <w:delText xml:space="preserve"> </w:delText>
          </w:r>
        </w:del>
        <w:r>
          <w:rPr>
            <w:rFonts w:ascii="Times New Roman" w:hAnsi="Times New Roman" w:cs="Times New Roman"/>
            <w:sz w:val="24"/>
            <w:szCs w:val="24"/>
          </w:rPr>
          <w:t>OM</w:t>
        </w:r>
      </w:ins>
      <w:ins w:id="660" w:author="Thanh Ngo" w:date="2021-07-07T15:07:00Z">
        <w:r>
          <w:rPr>
            <w:rFonts w:ascii="Times New Roman" w:hAnsi="Times New Roman" w:cs="Times New Roman"/>
            <w:sz w:val="24"/>
            <w:szCs w:val="24"/>
          </w:rPr>
          <w:t>S, mỗi OMS sẽ đáp ứng 1 triệu tài khoản và 2 triệu lệnh/ngày</w:t>
        </w:r>
      </w:ins>
      <w:ins w:id="661" w:author="Thanh Ngo" w:date="2021-07-07T15:08:00Z">
        <w:r>
          <w:rPr>
            <w:rFonts w:ascii="Times New Roman" w:hAnsi="Times New Roman" w:cs="Times New Roman"/>
            <w:sz w:val="24"/>
            <w:szCs w:val="24"/>
          </w:rPr>
          <w:t>.</w:t>
        </w:r>
      </w:ins>
      <w:proofErr w:type="gramEnd"/>
      <w:ins w:id="662" w:author="Administrator" w:date="2021-07-07T16:06:00Z">
        <w:r w:rsidR="00313967">
          <w:rPr>
            <w:rFonts w:ascii="Times New Roman" w:hAnsi="Times New Roman" w:cs="Times New Roman"/>
            <w:sz w:val="24"/>
            <w:szCs w:val="24"/>
          </w:rPr>
          <w:t xml:space="preserve"> </w:t>
        </w:r>
      </w:ins>
      <w:ins w:id="663" w:author="Administrator" w:date="2021-07-08T09:40:00Z">
        <w:r w:rsidR="008211AC">
          <w:rPr>
            <w:rFonts w:ascii="Times New Roman" w:hAnsi="Times New Roman" w:cs="Times New Roman"/>
            <w:sz w:val="24"/>
            <w:szCs w:val="24"/>
          </w:rPr>
          <w:t xml:space="preserve">     </w:t>
        </w:r>
      </w:ins>
      <w:ins w:id="664" w:author="Administrator" w:date="2021-07-07T16:06:00Z">
        <w:r w:rsidR="00313967">
          <w:rPr>
            <w:rFonts w:ascii="Times New Roman" w:hAnsi="Times New Roman" w:cs="Times New Roman"/>
            <w:sz w:val="24"/>
            <w:szCs w:val="24"/>
          </w:rPr>
          <w:t>Tốc độ lệnh trung bình khoảng 1000 lệnh/s</w:t>
        </w:r>
      </w:ins>
      <w:ins w:id="665" w:author="Administrator" w:date="2021-07-08T09:37:00Z">
        <w:r w:rsidR="008211AC">
          <w:rPr>
            <w:rFonts w:ascii="Times New Roman" w:hAnsi="Times New Roman" w:cs="Times New Roman"/>
            <w:sz w:val="24"/>
            <w:szCs w:val="24"/>
          </w:rPr>
          <w:t xml:space="preserve"> trên 1 OMS</w:t>
        </w:r>
      </w:ins>
    </w:p>
    <w:p w:rsidR="008211AC" w:rsidRPr="008211AC" w:rsidRDefault="008211AC" w:rsidP="008211AC">
      <w:pPr>
        <w:pStyle w:val="ListParagraph"/>
        <w:numPr>
          <w:ilvl w:val="0"/>
          <w:numId w:val="21"/>
        </w:numPr>
        <w:ind w:left="851" w:hanging="425"/>
        <w:rPr>
          <w:ins w:id="666" w:author="Administrator" w:date="2021-07-08T09:40:00Z"/>
          <w:rFonts w:ascii="Times New Roman" w:hAnsi="Times New Roman" w:cs="Times New Roman"/>
          <w:b/>
          <w:sz w:val="24"/>
          <w:szCs w:val="24"/>
          <w:rPrChange w:id="667" w:author="Administrator" w:date="2021-07-08T09:42:00Z">
            <w:rPr>
              <w:ins w:id="668" w:author="Administrator" w:date="2021-07-08T09:40:00Z"/>
              <w:rFonts w:ascii="Times New Roman" w:hAnsi="Times New Roman" w:cs="Times New Roman"/>
              <w:sz w:val="24"/>
              <w:szCs w:val="24"/>
            </w:rPr>
          </w:rPrChange>
        </w:rPr>
        <w:pPrChange w:id="669" w:author="Administrator" w:date="2021-07-08T09:39:00Z">
          <w:pPr>
            <w:pStyle w:val="Heading1"/>
            <w:numPr>
              <w:numId w:val="3"/>
            </w:numPr>
            <w:ind w:left="720" w:hanging="360"/>
          </w:pPr>
        </w:pPrChange>
      </w:pPr>
      <w:ins w:id="670" w:author="Administrator" w:date="2021-07-08T09:39:00Z">
        <w:r w:rsidRPr="008211AC">
          <w:rPr>
            <w:rFonts w:ascii="Times New Roman" w:hAnsi="Times New Roman" w:cs="Times New Roman"/>
            <w:b/>
            <w:sz w:val="24"/>
            <w:szCs w:val="24"/>
            <w:rPrChange w:id="671" w:author="Administrator" w:date="2021-07-08T09:42:00Z">
              <w:rPr>
                <w:rFonts w:ascii="Times New Roman" w:hAnsi="Times New Roman" w:cs="Times New Roman"/>
                <w:sz w:val="24"/>
                <w:szCs w:val="24"/>
              </w:rPr>
            </w:rPrChange>
          </w:rPr>
          <w:t>Hướng</w:t>
        </w:r>
      </w:ins>
      <w:ins w:id="672" w:author="Administrator" w:date="2021-07-08T09:40:00Z">
        <w:r w:rsidRPr="008211AC">
          <w:rPr>
            <w:rFonts w:ascii="Times New Roman" w:hAnsi="Times New Roman" w:cs="Times New Roman"/>
            <w:b/>
            <w:sz w:val="24"/>
            <w:szCs w:val="24"/>
            <w:rPrChange w:id="673" w:author="Administrator" w:date="2021-07-08T09:42:00Z">
              <w:rPr>
                <w:rFonts w:ascii="Times New Roman" w:hAnsi="Times New Roman" w:cs="Times New Roman"/>
                <w:sz w:val="24"/>
                <w:szCs w:val="24"/>
              </w:rPr>
            </w:rPrChange>
          </w:rPr>
          <w:t xml:space="preserve"> mở rộng của hệ thống:</w:t>
        </w:r>
      </w:ins>
    </w:p>
    <w:p w:rsidR="008211AC" w:rsidRDefault="008211AC" w:rsidP="008211AC">
      <w:pPr>
        <w:pStyle w:val="ListParagraph"/>
        <w:ind w:left="851"/>
        <w:rPr>
          <w:ins w:id="674" w:author="Administrator" w:date="2021-07-08T09:41:00Z"/>
          <w:rFonts w:ascii="Times New Roman" w:hAnsi="Times New Roman" w:cs="Times New Roman"/>
          <w:sz w:val="24"/>
          <w:szCs w:val="24"/>
        </w:rPr>
        <w:pPrChange w:id="675" w:author="Administrator" w:date="2021-07-08T09:40:00Z">
          <w:pPr>
            <w:pStyle w:val="Heading1"/>
            <w:numPr>
              <w:numId w:val="3"/>
            </w:numPr>
            <w:ind w:left="720" w:hanging="360"/>
          </w:pPr>
        </w:pPrChange>
      </w:pPr>
      <w:ins w:id="676" w:author="Administrator" w:date="2021-07-08T09:40:00Z">
        <w:r>
          <w:rPr>
            <w:rFonts w:ascii="Times New Roman" w:hAnsi="Times New Roman" w:cs="Times New Roman"/>
            <w:sz w:val="24"/>
            <w:szCs w:val="24"/>
          </w:rPr>
          <w:t>- Hệ thống không giới hạn mở r</w:t>
        </w:r>
      </w:ins>
      <w:ins w:id="677" w:author="Administrator" w:date="2021-07-08T09:41:00Z">
        <w:r>
          <w:rPr>
            <w:rFonts w:ascii="Times New Roman" w:hAnsi="Times New Roman" w:cs="Times New Roman"/>
            <w:sz w:val="24"/>
            <w:szCs w:val="24"/>
          </w:rPr>
          <w:t xml:space="preserve">ộng </w:t>
        </w:r>
      </w:ins>
      <w:ins w:id="678" w:author="Administrator" w:date="2021-07-08T09:40:00Z">
        <w:r>
          <w:rPr>
            <w:rFonts w:ascii="Times New Roman" w:hAnsi="Times New Roman" w:cs="Times New Roman"/>
            <w:sz w:val="24"/>
            <w:szCs w:val="24"/>
          </w:rPr>
          <w:t>số lượng OMS</w:t>
        </w:r>
      </w:ins>
      <w:ins w:id="679" w:author="Administrator" w:date="2021-07-08T09:41:00Z">
        <w:r>
          <w:rPr>
            <w:rFonts w:ascii="Times New Roman" w:hAnsi="Times New Roman" w:cs="Times New Roman"/>
            <w:sz w:val="24"/>
            <w:szCs w:val="24"/>
          </w:rPr>
          <w:t xml:space="preserve"> chia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tập khách hàng.</w:t>
        </w:r>
      </w:ins>
    </w:p>
    <w:p w:rsidR="008211AC" w:rsidRPr="008211AC" w:rsidRDefault="008211AC" w:rsidP="008211AC">
      <w:pPr>
        <w:pStyle w:val="ListParagraph"/>
        <w:ind w:left="851"/>
        <w:rPr>
          <w:ins w:id="680" w:author="Thanh Ngo" w:date="2021-07-07T14:37:00Z"/>
          <w:rFonts w:ascii="Times New Roman" w:hAnsi="Times New Roman" w:cs="Times New Roman"/>
          <w:b/>
          <w:i/>
          <w:sz w:val="24"/>
          <w:szCs w:val="24"/>
          <w:rPrChange w:id="681" w:author="Administrator" w:date="2021-07-08T09:41:00Z">
            <w:rPr>
              <w:ins w:id="682" w:author="Thanh Ngo" w:date="2021-07-07T14:37:00Z"/>
            </w:rPr>
          </w:rPrChange>
        </w:rPr>
        <w:pPrChange w:id="683" w:author="Administrator" w:date="2021-07-08T09:40:00Z">
          <w:pPr>
            <w:pStyle w:val="Heading1"/>
            <w:numPr>
              <w:numId w:val="3"/>
            </w:numPr>
            <w:ind w:left="720" w:hanging="360"/>
          </w:pPr>
        </w:pPrChange>
      </w:pPr>
      <w:ins w:id="684" w:author="Administrator" w:date="2021-07-08T09:41:00Z">
        <w:r>
          <w:rPr>
            <w:rFonts w:ascii="Times New Roman" w:hAnsi="Times New Roman" w:cs="Times New Roman"/>
            <w:sz w:val="24"/>
            <w:szCs w:val="24"/>
          </w:rPr>
          <w:t xml:space="preserve">Tốc độ lệnh trên toàn hệ thống bằng:  </w:t>
        </w:r>
        <w:r w:rsidRPr="008211AC">
          <w:rPr>
            <w:rFonts w:ascii="Times New Roman" w:hAnsi="Times New Roman" w:cs="Times New Roman"/>
            <w:b/>
            <w:i/>
            <w:sz w:val="24"/>
            <w:szCs w:val="24"/>
            <w:rPrChange w:id="685" w:author="Administrator" w:date="2021-07-08T09:41:00Z">
              <w:rPr>
                <w:rFonts w:ascii="Times New Roman" w:hAnsi="Times New Roman" w:cs="Times New Roman"/>
                <w:sz w:val="24"/>
                <w:szCs w:val="24"/>
              </w:rPr>
            </w:rPrChange>
          </w:rPr>
          <w:t>số lượng OMS * 1000 lệnh/s</w:t>
        </w:r>
      </w:ins>
    </w:p>
    <w:p w:rsidR="00B04182" w:rsidRPr="001542F1" w:rsidRDefault="00B04182">
      <w:pPr>
        <w:rPr>
          <w:rFonts w:ascii="Times New Roman" w:hAnsi="Times New Roman" w:cs="Times New Roman"/>
          <w:sz w:val="24"/>
          <w:szCs w:val="24"/>
        </w:rPr>
      </w:pPr>
      <w:bookmarkStart w:id="686" w:name="_GoBack"/>
      <w:bookmarkEnd w:id="686"/>
    </w:p>
    <w:sectPr w:rsidR="00B04182" w:rsidRPr="00154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26B"/>
      </v:shape>
    </w:pict>
  </w:numPicBullet>
  <w:abstractNum w:abstractNumId="0">
    <w:nsid w:val="00124F4F"/>
    <w:multiLevelType w:val="hybridMultilevel"/>
    <w:tmpl w:val="9D58E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167869"/>
    <w:multiLevelType w:val="hybridMultilevel"/>
    <w:tmpl w:val="6532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04CD1"/>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891526B"/>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E580741"/>
    <w:multiLevelType w:val="hybridMultilevel"/>
    <w:tmpl w:val="D8E43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6166C"/>
    <w:multiLevelType w:val="hybridMultilevel"/>
    <w:tmpl w:val="E9AC1196"/>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F310B"/>
    <w:multiLevelType w:val="hybridMultilevel"/>
    <w:tmpl w:val="837CD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4A0215"/>
    <w:multiLevelType w:val="hybridMultilevel"/>
    <w:tmpl w:val="F78A0F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4E278E"/>
    <w:multiLevelType w:val="multilevel"/>
    <w:tmpl w:val="6ED0A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18565262"/>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9046896"/>
    <w:multiLevelType w:val="hybridMultilevel"/>
    <w:tmpl w:val="074C308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nsid w:val="26787EF1"/>
    <w:multiLevelType w:val="hybridMultilevel"/>
    <w:tmpl w:val="79F42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24039"/>
    <w:multiLevelType w:val="hybridMultilevel"/>
    <w:tmpl w:val="1626FF1A"/>
    <w:lvl w:ilvl="0" w:tplc="EBC6AD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B2921"/>
    <w:multiLevelType w:val="hybridMultilevel"/>
    <w:tmpl w:val="3B0EDE6C"/>
    <w:lvl w:ilvl="0" w:tplc="2D4C0DD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FD6C8F"/>
    <w:multiLevelType w:val="hybridMultilevel"/>
    <w:tmpl w:val="68C60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F464E54"/>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0C479B6"/>
    <w:multiLevelType w:val="multilevel"/>
    <w:tmpl w:val="2DB0072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358E4650"/>
    <w:multiLevelType w:val="hybridMultilevel"/>
    <w:tmpl w:val="15D4B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362031A5"/>
    <w:multiLevelType w:val="hybridMultilevel"/>
    <w:tmpl w:val="A4C00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072122"/>
    <w:multiLevelType w:val="hybridMultilevel"/>
    <w:tmpl w:val="B0568A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F371CC"/>
    <w:multiLevelType w:val="hybridMultilevel"/>
    <w:tmpl w:val="3344400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375AA9"/>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56E6114"/>
    <w:multiLevelType w:val="hybridMultilevel"/>
    <w:tmpl w:val="A6C430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2D62AB1"/>
    <w:multiLevelType w:val="hybridMultilevel"/>
    <w:tmpl w:val="272ABF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41A2D58"/>
    <w:multiLevelType w:val="hybridMultilevel"/>
    <w:tmpl w:val="0418511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294E35"/>
    <w:multiLevelType w:val="multilevel"/>
    <w:tmpl w:val="0BEE24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2A6FBE"/>
    <w:multiLevelType w:val="multilevel"/>
    <w:tmpl w:val="41D26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500CCB"/>
    <w:multiLevelType w:val="hybridMultilevel"/>
    <w:tmpl w:val="01D0CC5C"/>
    <w:lvl w:ilvl="0" w:tplc="04090007">
      <w:start w:val="1"/>
      <w:numFmt w:val="bullet"/>
      <w:lvlText w:val=""/>
      <w:lvlPicBulletId w:val="0"/>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8">
    <w:nsid w:val="5F2A12D9"/>
    <w:multiLevelType w:val="hybridMultilevel"/>
    <w:tmpl w:val="A88C79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545AE2"/>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F5D491B"/>
    <w:multiLevelType w:val="hybridMultilevel"/>
    <w:tmpl w:val="5AF26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3B01533"/>
    <w:multiLevelType w:val="hybridMultilevel"/>
    <w:tmpl w:val="E52673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5AF43F6"/>
    <w:multiLevelType w:val="hybridMultilevel"/>
    <w:tmpl w:val="6A3AB08A"/>
    <w:lvl w:ilvl="0" w:tplc="04090007">
      <w:start w:val="1"/>
      <w:numFmt w:val="bullet"/>
      <w:lvlText w:val=""/>
      <w:lvlPicBulletId w:val="0"/>
      <w:lvlJc w:val="left"/>
      <w:pPr>
        <w:ind w:left="720" w:hanging="360"/>
      </w:pPr>
      <w:rPr>
        <w:rFonts w:ascii="Symbol" w:hAnsi="Symbol" w:hint="default"/>
      </w:rPr>
    </w:lvl>
    <w:lvl w:ilvl="1" w:tplc="3EEADFF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047463"/>
    <w:multiLevelType w:val="hybridMultilevel"/>
    <w:tmpl w:val="B726ADF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nsid w:val="67841006"/>
    <w:multiLevelType w:val="hybridMultilevel"/>
    <w:tmpl w:val="F108633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6DDC5C18"/>
    <w:multiLevelType w:val="hybridMultilevel"/>
    <w:tmpl w:val="F90617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0EB45AA"/>
    <w:multiLevelType w:val="hybridMultilevel"/>
    <w:tmpl w:val="FE209C6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nsid w:val="745A6B34"/>
    <w:multiLevelType w:val="hybridMultilevel"/>
    <w:tmpl w:val="D63A10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8D60B82"/>
    <w:multiLevelType w:val="hybridMultilevel"/>
    <w:tmpl w:val="AB124C3E"/>
    <w:lvl w:ilvl="0" w:tplc="04090007">
      <w:start w:val="1"/>
      <w:numFmt w:val="bullet"/>
      <w:lvlText w:val=""/>
      <w:lvlPicBulletId w:val="0"/>
      <w:lvlJc w:val="left"/>
      <w:pPr>
        <w:ind w:left="1440" w:hanging="360"/>
      </w:pPr>
      <w:rPr>
        <w:rFonts w:ascii="Symbol" w:hAnsi="Symbol" w:hint="default"/>
      </w:rPr>
    </w:lvl>
    <w:lvl w:ilvl="1" w:tplc="EBC6AD0A">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C9F3D16"/>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CF2130D"/>
    <w:multiLevelType w:val="multilevel"/>
    <w:tmpl w:val="FB40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D3F2B2F"/>
    <w:multiLevelType w:val="hybridMultilevel"/>
    <w:tmpl w:val="E60A88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E683176"/>
    <w:multiLevelType w:val="hybridMultilevel"/>
    <w:tmpl w:val="70921F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36"/>
  </w:num>
  <w:num w:numId="5">
    <w:abstractNumId w:val="17"/>
  </w:num>
  <w:num w:numId="6">
    <w:abstractNumId w:val="23"/>
  </w:num>
  <w:num w:numId="7">
    <w:abstractNumId w:val="13"/>
  </w:num>
  <w:num w:numId="8">
    <w:abstractNumId w:val="21"/>
  </w:num>
  <w:num w:numId="9">
    <w:abstractNumId w:val="3"/>
  </w:num>
  <w:num w:numId="10">
    <w:abstractNumId w:val="13"/>
  </w:num>
  <w:num w:numId="11">
    <w:abstractNumId w:val="23"/>
  </w:num>
  <w:num w:numId="12">
    <w:abstractNumId w:val="31"/>
  </w:num>
  <w:num w:numId="13">
    <w:abstractNumId w:val="9"/>
  </w:num>
  <w:num w:numId="14">
    <w:abstractNumId w:val="25"/>
  </w:num>
  <w:num w:numId="15">
    <w:abstractNumId w:val="26"/>
  </w:num>
  <w:num w:numId="16">
    <w:abstractNumId w:val="30"/>
  </w:num>
  <w:num w:numId="17">
    <w:abstractNumId w:val="16"/>
  </w:num>
  <w:num w:numId="18">
    <w:abstractNumId w:val="40"/>
  </w:num>
  <w:num w:numId="19">
    <w:abstractNumId w:val="29"/>
  </w:num>
  <w:num w:numId="20">
    <w:abstractNumId w:val="0"/>
  </w:num>
  <w:num w:numId="21">
    <w:abstractNumId w:val="38"/>
  </w:num>
  <w:num w:numId="22">
    <w:abstractNumId w:val="24"/>
  </w:num>
  <w:num w:numId="23">
    <w:abstractNumId w:val="2"/>
  </w:num>
  <w:num w:numId="24">
    <w:abstractNumId w:val="5"/>
  </w:num>
  <w:num w:numId="25">
    <w:abstractNumId w:val="8"/>
  </w:num>
  <w:num w:numId="26">
    <w:abstractNumId w:val="33"/>
  </w:num>
  <w:num w:numId="27">
    <w:abstractNumId w:val="4"/>
  </w:num>
  <w:num w:numId="28">
    <w:abstractNumId w:val="1"/>
  </w:num>
  <w:num w:numId="29">
    <w:abstractNumId w:val="19"/>
  </w:num>
  <w:num w:numId="30">
    <w:abstractNumId w:val="11"/>
  </w:num>
  <w:num w:numId="31">
    <w:abstractNumId w:val="12"/>
  </w:num>
  <w:num w:numId="32">
    <w:abstractNumId w:val="18"/>
  </w:num>
  <w:num w:numId="33">
    <w:abstractNumId w:val="15"/>
  </w:num>
  <w:num w:numId="34">
    <w:abstractNumId w:val="42"/>
  </w:num>
  <w:num w:numId="35">
    <w:abstractNumId w:val="32"/>
  </w:num>
  <w:num w:numId="36">
    <w:abstractNumId w:val="28"/>
  </w:num>
  <w:num w:numId="37">
    <w:abstractNumId w:val="6"/>
  </w:num>
  <w:num w:numId="38">
    <w:abstractNumId w:val="7"/>
  </w:num>
  <w:num w:numId="39">
    <w:abstractNumId w:val="20"/>
  </w:num>
  <w:num w:numId="40">
    <w:abstractNumId w:val="34"/>
  </w:num>
  <w:num w:numId="41">
    <w:abstractNumId w:val="22"/>
  </w:num>
  <w:num w:numId="42">
    <w:abstractNumId w:val="14"/>
  </w:num>
  <w:num w:numId="43">
    <w:abstractNumId w:val="39"/>
  </w:num>
  <w:num w:numId="44">
    <w:abstractNumId w:val="27"/>
  </w:num>
  <w:num w:numId="45">
    <w:abstractNumId w:val="41"/>
  </w:num>
  <w:num w:numId="46">
    <w:abstractNumId w:val="10"/>
  </w:num>
  <w:num w:numId="47">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nh Ngo">
    <w15:presenceInfo w15:providerId="Windows Live" w15:userId="3c46a3f637ddba12"/>
  </w15:person>
  <w15:person w15:author="Microsoft account">
    <w15:presenceInfo w15:providerId="Windows Live" w15:userId="9944f390e9c260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3FA"/>
    <w:rsid w:val="0000642A"/>
    <w:rsid w:val="00010518"/>
    <w:rsid w:val="000176EB"/>
    <w:rsid w:val="00017BE7"/>
    <w:rsid w:val="00017F79"/>
    <w:rsid w:val="000232A3"/>
    <w:rsid w:val="00026C97"/>
    <w:rsid w:val="000354AE"/>
    <w:rsid w:val="00042361"/>
    <w:rsid w:val="00046481"/>
    <w:rsid w:val="00072D58"/>
    <w:rsid w:val="00082A6E"/>
    <w:rsid w:val="00083DD0"/>
    <w:rsid w:val="0008752D"/>
    <w:rsid w:val="00090613"/>
    <w:rsid w:val="00091983"/>
    <w:rsid w:val="00097D37"/>
    <w:rsid w:val="000A551F"/>
    <w:rsid w:val="000A5A07"/>
    <w:rsid w:val="000B4302"/>
    <w:rsid w:val="000C11DB"/>
    <w:rsid w:val="000C2230"/>
    <w:rsid w:val="000C34FA"/>
    <w:rsid w:val="000D1D7E"/>
    <w:rsid w:val="000D6148"/>
    <w:rsid w:val="000F6560"/>
    <w:rsid w:val="000F65B4"/>
    <w:rsid w:val="000F6674"/>
    <w:rsid w:val="001068DB"/>
    <w:rsid w:val="00112994"/>
    <w:rsid w:val="001148AB"/>
    <w:rsid w:val="00115C0A"/>
    <w:rsid w:val="00117AFA"/>
    <w:rsid w:val="00121975"/>
    <w:rsid w:val="001322AF"/>
    <w:rsid w:val="00134F49"/>
    <w:rsid w:val="00145210"/>
    <w:rsid w:val="001477BE"/>
    <w:rsid w:val="001503B4"/>
    <w:rsid w:val="001542F1"/>
    <w:rsid w:val="00154FE6"/>
    <w:rsid w:val="001555B8"/>
    <w:rsid w:val="00167EE9"/>
    <w:rsid w:val="00176462"/>
    <w:rsid w:val="00181795"/>
    <w:rsid w:val="00186CBA"/>
    <w:rsid w:val="00186EB7"/>
    <w:rsid w:val="00190AE8"/>
    <w:rsid w:val="0019558C"/>
    <w:rsid w:val="00196F8D"/>
    <w:rsid w:val="001979DB"/>
    <w:rsid w:val="001A7ED5"/>
    <w:rsid w:val="001B003B"/>
    <w:rsid w:val="001B00DE"/>
    <w:rsid w:val="001D1673"/>
    <w:rsid w:val="001D7949"/>
    <w:rsid w:val="001E56CF"/>
    <w:rsid w:val="001F4A98"/>
    <w:rsid w:val="001F5602"/>
    <w:rsid w:val="001F79FA"/>
    <w:rsid w:val="002054F5"/>
    <w:rsid w:val="002068A4"/>
    <w:rsid w:val="00224F24"/>
    <w:rsid w:val="0023202D"/>
    <w:rsid w:val="00235797"/>
    <w:rsid w:val="00241323"/>
    <w:rsid w:val="00241811"/>
    <w:rsid w:val="00252DB6"/>
    <w:rsid w:val="00257A66"/>
    <w:rsid w:val="00267F24"/>
    <w:rsid w:val="002852A4"/>
    <w:rsid w:val="00286661"/>
    <w:rsid w:val="002B2867"/>
    <w:rsid w:val="002B305D"/>
    <w:rsid w:val="002B3B20"/>
    <w:rsid w:val="002C2061"/>
    <w:rsid w:val="002D3814"/>
    <w:rsid w:val="002D689D"/>
    <w:rsid w:val="002E01FA"/>
    <w:rsid w:val="002E0BA3"/>
    <w:rsid w:val="002E4A85"/>
    <w:rsid w:val="002F019B"/>
    <w:rsid w:val="002F69A6"/>
    <w:rsid w:val="003012CC"/>
    <w:rsid w:val="00304357"/>
    <w:rsid w:val="003044D3"/>
    <w:rsid w:val="00311F43"/>
    <w:rsid w:val="0031289B"/>
    <w:rsid w:val="00313967"/>
    <w:rsid w:val="00321541"/>
    <w:rsid w:val="00322E32"/>
    <w:rsid w:val="00333F16"/>
    <w:rsid w:val="00336172"/>
    <w:rsid w:val="0034761F"/>
    <w:rsid w:val="0035091D"/>
    <w:rsid w:val="00362580"/>
    <w:rsid w:val="00364EC0"/>
    <w:rsid w:val="00366E12"/>
    <w:rsid w:val="003931D6"/>
    <w:rsid w:val="003968CB"/>
    <w:rsid w:val="003A6F89"/>
    <w:rsid w:val="003B153B"/>
    <w:rsid w:val="003C3A51"/>
    <w:rsid w:val="003C653D"/>
    <w:rsid w:val="003D2CB3"/>
    <w:rsid w:val="003E242F"/>
    <w:rsid w:val="00403270"/>
    <w:rsid w:val="00404C8C"/>
    <w:rsid w:val="0041051E"/>
    <w:rsid w:val="004177A6"/>
    <w:rsid w:val="00421CD1"/>
    <w:rsid w:val="004303FC"/>
    <w:rsid w:val="0043195D"/>
    <w:rsid w:val="00433651"/>
    <w:rsid w:val="0043746F"/>
    <w:rsid w:val="004433E7"/>
    <w:rsid w:val="004645D2"/>
    <w:rsid w:val="004904D0"/>
    <w:rsid w:val="0049183C"/>
    <w:rsid w:val="00493484"/>
    <w:rsid w:val="004969EC"/>
    <w:rsid w:val="004970C8"/>
    <w:rsid w:val="004A205E"/>
    <w:rsid w:val="004A3691"/>
    <w:rsid w:val="004A3C02"/>
    <w:rsid w:val="004B208B"/>
    <w:rsid w:val="004B25F6"/>
    <w:rsid w:val="004B443F"/>
    <w:rsid w:val="004B5140"/>
    <w:rsid w:val="004C1C48"/>
    <w:rsid w:val="004C32B3"/>
    <w:rsid w:val="004C61C4"/>
    <w:rsid w:val="004D364B"/>
    <w:rsid w:val="004E0330"/>
    <w:rsid w:val="004E182B"/>
    <w:rsid w:val="004E1844"/>
    <w:rsid w:val="004F62A0"/>
    <w:rsid w:val="00514312"/>
    <w:rsid w:val="00515309"/>
    <w:rsid w:val="00517110"/>
    <w:rsid w:val="00520D83"/>
    <w:rsid w:val="005219FC"/>
    <w:rsid w:val="00525300"/>
    <w:rsid w:val="005362A6"/>
    <w:rsid w:val="00544733"/>
    <w:rsid w:val="005462DF"/>
    <w:rsid w:val="00553BC9"/>
    <w:rsid w:val="005576CE"/>
    <w:rsid w:val="00560319"/>
    <w:rsid w:val="00574702"/>
    <w:rsid w:val="0057766A"/>
    <w:rsid w:val="005837F0"/>
    <w:rsid w:val="00593091"/>
    <w:rsid w:val="00596632"/>
    <w:rsid w:val="005A016D"/>
    <w:rsid w:val="005A2820"/>
    <w:rsid w:val="005A6217"/>
    <w:rsid w:val="005C0B78"/>
    <w:rsid w:val="005C56F8"/>
    <w:rsid w:val="005D0D85"/>
    <w:rsid w:val="005E03FA"/>
    <w:rsid w:val="005E1538"/>
    <w:rsid w:val="005E6618"/>
    <w:rsid w:val="005E7FBE"/>
    <w:rsid w:val="00605D7A"/>
    <w:rsid w:val="00613368"/>
    <w:rsid w:val="006316D3"/>
    <w:rsid w:val="00636933"/>
    <w:rsid w:val="00644D45"/>
    <w:rsid w:val="00650A2C"/>
    <w:rsid w:val="00652179"/>
    <w:rsid w:val="00652A7A"/>
    <w:rsid w:val="00653F97"/>
    <w:rsid w:val="006605C9"/>
    <w:rsid w:val="00663277"/>
    <w:rsid w:val="00663A1D"/>
    <w:rsid w:val="0067108E"/>
    <w:rsid w:val="006712AB"/>
    <w:rsid w:val="00682B5E"/>
    <w:rsid w:val="006947BD"/>
    <w:rsid w:val="006A566D"/>
    <w:rsid w:val="006B5273"/>
    <w:rsid w:val="006C0957"/>
    <w:rsid w:val="006C0A87"/>
    <w:rsid w:val="006C4C9D"/>
    <w:rsid w:val="006D4B63"/>
    <w:rsid w:val="006E17E9"/>
    <w:rsid w:val="006F5EE4"/>
    <w:rsid w:val="00702683"/>
    <w:rsid w:val="007069C0"/>
    <w:rsid w:val="00706A65"/>
    <w:rsid w:val="0070751F"/>
    <w:rsid w:val="00727558"/>
    <w:rsid w:val="007411D7"/>
    <w:rsid w:val="007445B0"/>
    <w:rsid w:val="007468CC"/>
    <w:rsid w:val="00760C93"/>
    <w:rsid w:val="007779E1"/>
    <w:rsid w:val="007779E2"/>
    <w:rsid w:val="0079439E"/>
    <w:rsid w:val="007943A9"/>
    <w:rsid w:val="007971F8"/>
    <w:rsid w:val="007A645A"/>
    <w:rsid w:val="007B0E51"/>
    <w:rsid w:val="007B4602"/>
    <w:rsid w:val="007B6D88"/>
    <w:rsid w:val="007C7CB4"/>
    <w:rsid w:val="007D745E"/>
    <w:rsid w:val="007E76BB"/>
    <w:rsid w:val="007F0D01"/>
    <w:rsid w:val="007F57E4"/>
    <w:rsid w:val="007F7654"/>
    <w:rsid w:val="00802BF4"/>
    <w:rsid w:val="00806F7D"/>
    <w:rsid w:val="00812176"/>
    <w:rsid w:val="008211AC"/>
    <w:rsid w:val="0082306B"/>
    <w:rsid w:val="00824FAB"/>
    <w:rsid w:val="008326DF"/>
    <w:rsid w:val="00841F8F"/>
    <w:rsid w:val="0084444C"/>
    <w:rsid w:val="008466BB"/>
    <w:rsid w:val="00855155"/>
    <w:rsid w:val="0085560F"/>
    <w:rsid w:val="00866B4E"/>
    <w:rsid w:val="00866EAF"/>
    <w:rsid w:val="0087047B"/>
    <w:rsid w:val="00887755"/>
    <w:rsid w:val="008A15B6"/>
    <w:rsid w:val="008A1631"/>
    <w:rsid w:val="008B766A"/>
    <w:rsid w:val="008B7802"/>
    <w:rsid w:val="008C22E9"/>
    <w:rsid w:val="008C658B"/>
    <w:rsid w:val="008E1C9F"/>
    <w:rsid w:val="008E7DF6"/>
    <w:rsid w:val="008F1A68"/>
    <w:rsid w:val="008F75AE"/>
    <w:rsid w:val="009010AD"/>
    <w:rsid w:val="00901D1E"/>
    <w:rsid w:val="009165E6"/>
    <w:rsid w:val="00932561"/>
    <w:rsid w:val="00942654"/>
    <w:rsid w:val="00950E9E"/>
    <w:rsid w:val="00952E0F"/>
    <w:rsid w:val="009540E8"/>
    <w:rsid w:val="00955E01"/>
    <w:rsid w:val="00961600"/>
    <w:rsid w:val="00962F67"/>
    <w:rsid w:val="00963D06"/>
    <w:rsid w:val="0096525F"/>
    <w:rsid w:val="00973771"/>
    <w:rsid w:val="009843B9"/>
    <w:rsid w:val="00987ED1"/>
    <w:rsid w:val="00992A86"/>
    <w:rsid w:val="009A2878"/>
    <w:rsid w:val="009B083D"/>
    <w:rsid w:val="009B6246"/>
    <w:rsid w:val="009B6CDC"/>
    <w:rsid w:val="009C403E"/>
    <w:rsid w:val="009C4DD2"/>
    <w:rsid w:val="009E3752"/>
    <w:rsid w:val="009E460D"/>
    <w:rsid w:val="009F0EF2"/>
    <w:rsid w:val="009F6C22"/>
    <w:rsid w:val="00A00609"/>
    <w:rsid w:val="00A0115E"/>
    <w:rsid w:val="00A01AA3"/>
    <w:rsid w:val="00A162BB"/>
    <w:rsid w:val="00A227B3"/>
    <w:rsid w:val="00A30A2C"/>
    <w:rsid w:val="00A34EA2"/>
    <w:rsid w:val="00A430B5"/>
    <w:rsid w:val="00A60C94"/>
    <w:rsid w:val="00A65831"/>
    <w:rsid w:val="00A73361"/>
    <w:rsid w:val="00A73A51"/>
    <w:rsid w:val="00A85517"/>
    <w:rsid w:val="00A9458C"/>
    <w:rsid w:val="00A94A11"/>
    <w:rsid w:val="00A973D4"/>
    <w:rsid w:val="00AA46E1"/>
    <w:rsid w:val="00AA4D38"/>
    <w:rsid w:val="00AD1646"/>
    <w:rsid w:val="00AD593A"/>
    <w:rsid w:val="00AF2B96"/>
    <w:rsid w:val="00AF6C50"/>
    <w:rsid w:val="00B02284"/>
    <w:rsid w:val="00B027C9"/>
    <w:rsid w:val="00B04182"/>
    <w:rsid w:val="00B138DF"/>
    <w:rsid w:val="00B166E7"/>
    <w:rsid w:val="00B26C24"/>
    <w:rsid w:val="00B36573"/>
    <w:rsid w:val="00B43A73"/>
    <w:rsid w:val="00B445A5"/>
    <w:rsid w:val="00B52AC1"/>
    <w:rsid w:val="00B52D4A"/>
    <w:rsid w:val="00B53C2B"/>
    <w:rsid w:val="00B64F16"/>
    <w:rsid w:val="00B66441"/>
    <w:rsid w:val="00B72706"/>
    <w:rsid w:val="00B75EEE"/>
    <w:rsid w:val="00B91BBD"/>
    <w:rsid w:val="00B92638"/>
    <w:rsid w:val="00B92CC3"/>
    <w:rsid w:val="00BA0B88"/>
    <w:rsid w:val="00BA5F19"/>
    <w:rsid w:val="00BB498F"/>
    <w:rsid w:val="00BD1D09"/>
    <w:rsid w:val="00BD28DF"/>
    <w:rsid w:val="00C01A19"/>
    <w:rsid w:val="00C03D2D"/>
    <w:rsid w:val="00C04F2E"/>
    <w:rsid w:val="00C05E02"/>
    <w:rsid w:val="00C05E84"/>
    <w:rsid w:val="00C06CE3"/>
    <w:rsid w:val="00C10E64"/>
    <w:rsid w:val="00C3364C"/>
    <w:rsid w:val="00C37A1B"/>
    <w:rsid w:val="00C41181"/>
    <w:rsid w:val="00C5251E"/>
    <w:rsid w:val="00C630B2"/>
    <w:rsid w:val="00C812BA"/>
    <w:rsid w:val="00C8731B"/>
    <w:rsid w:val="00C87D13"/>
    <w:rsid w:val="00C919C0"/>
    <w:rsid w:val="00C94EE6"/>
    <w:rsid w:val="00CB30BF"/>
    <w:rsid w:val="00CB7618"/>
    <w:rsid w:val="00CC2187"/>
    <w:rsid w:val="00CC50B4"/>
    <w:rsid w:val="00CE13CF"/>
    <w:rsid w:val="00CE5504"/>
    <w:rsid w:val="00CE68DF"/>
    <w:rsid w:val="00CF1158"/>
    <w:rsid w:val="00CF4E10"/>
    <w:rsid w:val="00D00B68"/>
    <w:rsid w:val="00D15F24"/>
    <w:rsid w:val="00D1766F"/>
    <w:rsid w:val="00D17E6F"/>
    <w:rsid w:val="00D21B3F"/>
    <w:rsid w:val="00D22135"/>
    <w:rsid w:val="00D309FE"/>
    <w:rsid w:val="00D637EE"/>
    <w:rsid w:val="00D640E0"/>
    <w:rsid w:val="00D70E5A"/>
    <w:rsid w:val="00D74A20"/>
    <w:rsid w:val="00D757BB"/>
    <w:rsid w:val="00D87197"/>
    <w:rsid w:val="00DA1206"/>
    <w:rsid w:val="00DC20CC"/>
    <w:rsid w:val="00DC4DA4"/>
    <w:rsid w:val="00DC6278"/>
    <w:rsid w:val="00DC6AA4"/>
    <w:rsid w:val="00DD3DCE"/>
    <w:rsid w:val="00DD576D"/>
    <w:rsid w:val="00DF730B"/>
    <w:rsid w:val="00E10EF7"/>
    <w:rsid w:val="00E1105A"/>
    <w:rsid w:val="00E13262"/>
    <w:rsid w:val="00E16F19"/>
    <w:rsid w:val="00E17E23"/>
    <w:rsid w:val="00E25420"/>
    <w:rsid w:val="00E26C5B"/>
    <w:rsid w:val="00E33E63"/>
    <w:rsid w:val="00E41BE7"/>
    <w:rsid w:val="00E4445F"/>
    <w:rsid w:val="00E50AB3"/>
    <w:rsid w:val="00E6132C"/>
    <w:rsid w:val="00E80E11"/>
    <w:rsid w:val="00E83517"/>
    <w:rsid w:val="00E849BE"/>
    <w:rsid w:val="00E8523A"/>
    <w:rsid w:val="00E933F4"/>
    <w:rsid w:val="00EA30AB"/>
    <w:rsid w:val="00EA7732"/>
    <w:rsid w:val="00EB5146"/>
    <w:rsid w:val="00EB590B"/>
    <w:rsid w:val="00ED2B24"/>
    <w:rsid w:val="00EE1071"/>
    <w:rsid w:val="00EE6423"/>
    <w:rsid w:val="00EF62BB"/>
    <w:rsid w:val="00F0232D"/>
    <w:rsid w:val="00F025D3"/>
    <w:rsid w:val="00F13809"/>
    <w:rsid w:val="00F26022"/>
    <w:rsid w:val="00F40B3B"/>
    <w:rsid w:val="00F41538"/>
    <w:rsid w:val="00F45E2A"/>
    <w:rsid w:val="00F47051"/>
    <w:rsid w:val="00F512A3"/>
    <w:rsid w:val="00F53AA0"/>
    <w:rsid w:val="00F54763"/>
    <w:rsid w:val="00F61A0C"/>
    <w:rsid w:val="00F624A1"/>
    <w:rsid w:val="00F84AC7"/>
    <w:rsid w:val="00F9403A"/>
    <w:rsid w:val="00FA0F26"/>
    <w:rsid w:val="00FB0D81"/>
    <w:rsid w:val="00FB4816"/>
    <w:rsid w:val="00FC22B0"/>
    <w:rsid w:val="00FC2557"/>
    <w:rsid w:val="00FC7BC0"/>
    <w:rsid w:val="00FD7B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0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A85"/>
    <w:pPr>
      <w:spacing w:line="256" w:lineRule="auto"/>
    </w:pPr>
  </w:style>
  <w:style w:type="paragraph" w:styleId="Heading1">
    <w:name w:val="heading 1"/>
    <w:aliases w:val="Heading 1(Report Only),Chapter,Heading 1(Report Only)1,Chapter1,H1"/>
    <w:basedOn w:val="Normal"/>
    <w:next w:val="Normal"/>
    <w:link w:val="Heading1Char"/>
    <w:qFormat/>
    <w:rsid w:val="002E4A85"/>
    <w:pPr>
      <w:keepNext/>
      <w:keepLines/>
      <w:spacing w:before="480" w:after="0"/>
      <w:outlineLvl w:val="0"/>
    </w:pPr>
    <w:rPr>
      <w:rFonts w:asciiTheme="majorHAnsi" w:eastAsiaTheme="majorEastAsia" w:hAnsiTheme="majorHAnsi" w:cstheme="majorBidi"/>
      <w:color w:val="2F5496" w:themeColor="accent1" w:themeShade="BF"/>
      <w:sz w:val="28"/>
      <w:szCs w:val="28"/>
    </w:rPr>
  </w:style>
  <w:style w:type="paragraph" w:styleId="Heading2">
    <w:name w:val="heading 2"/>
    <w:aliases w:val="l2,H2,h21,HD2,UNDERRUBRIK 1-2,h2 main heading,B Sub/Bold,B Sub/Bold1,B Sub/Bold2,B Sub/Bold11,h2 main heading1,h2 main heading2,B Sub/Bold3,B Sub/Bold12,h2 main heading3,B Sub/Bold4,B Sub/Bold13,Para2,SubPara,H2-Heading 2,2,Header 2,Header&#10;2"/>
    <w:basedOn w:val="Normal"/>
    <w:next w:val="Normal"/>
    <w:link w:val="Heading2Char"/>
    <w:uiPriority w:val="9"/>
    <w:unhideWhenUsed/>
    <w:qFormat/>
    <w:rsid w:val="002E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AF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4265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
    <w:basedOn w:val="DefaultParagraphFont"/>
    <w:link w:val="Heading1"/>
    <w:rsid w:val="002E4A85"/>
    <w:rPr>
      <w:rFonts w:asciiTheme="majorHAnsi" w:eastAsiaTheme="majorEastAsia" w:hAnsiTheme="majorHAnsi" w:cstheme="majorBidi"/>
      <w:color w:val="2F5496" w:themeColor="accent1" w:themeShade="BF"/>
      <w:sz w:val="28"/>
      <w:szCs w:val="28"/>
    </w:rPr>
  </w:style>
  <w:style w:type="character" w:customStyle="1" w:styleId="Heading2Char">
    <w:name w:val="Heading 2 Char"/>
    <w:aliases w:val="l2 Char,H2 Char,h21 Char,HD2 Char,UNDERRUBRIK 1-2 Char,h2 main heading Char,B Sub/Bold Char,B Sub/Bold1 Char,B Sub/Bold2 Char,B Sub/Bold11 Char,h2 main heading1 Char,h2 main heading2 Char,B Sub/Bold3 Char,B Sub/Bold12 Char,Para2 Char"/>
    <w:basedOn w:val="DefaultParagraphFont"/>
    <w:link w:val="Heading2"/>
    <w:uiPriority w:val="9"/>
    <w:rsid w:val="002E4A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E4A85"/>
    <w:rPr>
      <w:color w:val="0563C1" w:themeColor="hyperlink"/>
      <w:u w:val="single"/>
    </w:rPr>
  </w:style>
  <w:style w:type="paragraph" w:styleId="TOC1">
    <w:name w:val="toc 1"/>
    <w:basedOn w:val="Normal"/>
    <w:next w:val="Normal"/>
    <w:autoRedefine/>
    <w:uiPriority w:val="39"/>
    <w:unhideWhenUsed/>
    <w:rsid w:val="002E4A85"/>
    <w:pPr>
      <w:spacing w:after="100"/>
    </w:pPr>
  </w:style>
  <w:style w:type="paragraph" w:styleId="TOC2">
    <w:name w:val="toc 2"/>
    <w:basedOn w:val="Normal"/>
    <w:next w:val="Normal"/>
    <w:autoRedefine/>
    <w:uiPriority w:val="39"/>
    <w:unhideWhenUsed/>
    <w:rsid w:val="002E4A85"/>
    <w:pPr>
      <w:spacing w:after="100"/>
      <w:ind w:left="220"/>
    </w:p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2E4A85"/>
  </w:style>
  <w:style w:type="paragraph" w:styleId="ListParagraph">
    <w:name w:val="List Paragraph"/>
    <w:aliases w:val="bullet,List Paragraph1,bullet 1,List Paragraph-rfp content,List Paragraph 1"/>
    <w:basedOn w:val="Normal"/>
    <w:link w:val="ListParagraphChar"/>
    <w:uiPriority w:val="34"/>
    <w:qFormat/>
    <w:rsid w:val="002E4A85"/>
    <w:pPr>
      <w:ind w:left="720"/>
      <w:contextualSpacing/>
    </w:pPr>
  </w:style>
  <w:style w:type="paragraph" w:styleId="TOCHeading">
    <w:name w:val="TOC Heading"/>
    <w:basedOn w:val="Heading1"/>
    <w:next w:val="Normal"/>
    <w:uiPriority w:val="39"/>
    <w:semiHidden/>
    <w:unhideWhenUsed/>
    <w:qFormat/>
    <w:rsid w:val="002E4A85"/>
    <w:pPr>
      <w:spacing w:line="276" w:lineRule="auto"/>
      <w:outlineLvl w:val="9"/>
    </w:pPr>
    <w:rPr>
      <w:b/>
      <w:bCs/>
      <w:lang w:eastAsia="ja-JP"/>
    </w:rPr>
  </w:style>
  <w:style w:type="paragraph" w:customStyle="1" w:styleId="BPNormal">
    <w:name w:val="B P Normal"/>
    <w:basedOn w:val="Normal"/>
    <w:qFormat/>
    <w:rsid w:val="002E4A85"/>
    <w:pPr>
      <w:spacing w:after="200" w:line="276" w:lineRule="auto"/>
      <w:jc w:val="both"/>
    </w:pPr>
    <w:rPr>
      <w:rFonts w:asciiTheme="majorHAnsi" w:eastAsiaTheme="minorEastAsia" w:hAnsiTheme="majorHAnsi"/>
      <w:lang w:bidi="en-US"/>
    </w:rPr>
  </w:style>
  <w:style w:type="table" w:styleId="TableGrid">
    <w:name w:val="Table Grid"/>
    <w:basedOn w:val="TableNormal"/>
    <w:uiPriority w:val="59"/>
    <w:rsid w:val="002E4A85"/>
    <w:pPr>
      <w:spacing w:before="120" w:after="0" w:line="240" w:lineRule="auto"/>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2E4A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3D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DD0"/>
    <w:rPr>
      <w:i/>
      <w:iCs/>
    </w:rPr>
  </w:style>
  <w:style w:type="paragraph" w:styleId="BalloonText">
    <w:name w:val="Balloon Text"/>
    <w:basedOn w:val="Normal"/>
    <w:link w:val="BalloonTextChar"/>
    <w:uiPriority w:val="99"/>
    <w:semiHidden/>
    <w:unhideWhenUsed/>
    <w:rsid w:val="004C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3"/>
    <w:rPr>
      <w:rFonts w:ascii="Tahoma" w:hAnsi="Tahoma" w:cs="Tahoma"/>
      <w:sz w:val="16"/>
      <w:szCs w:val="16"/>
    </w:rPr>
  </w:style>
  <w:style w:type="character" w:customStyle="1" w:styleId="Heading3Char">
    <w:name w:val="Heading 3 Char"/>
    <w:basedOn w:val="DefaultParagraphFont"/>
    <w:link w:val="Heading3"/>
    <w:uiPriority w:val="9"/>
    <w:rsid w:val="00117AFA"/>
    <w:rPr>
      <w:rFonts w:asciiTheme="majorHAnsi" w:eastAsiaTheme="majorEastAsia" w:hAnsiTheme="majorHAnsi" w:cstheme="majorBidi"/>
      <w:b/>
      <w:bCs/>
      <w:color w:val="4472C4" w:themeColor="accent1"/>
    </w:rPr>
  </w:style>
  <w:style w:type="character" w:customStyle="1" w:styleId="apple-converted-space">
    <w:name w:val="apple-converted-space"/>
    <w:basedOn w:val="DefaultParagraphFont"/>
    <w:rsid w:val="00942654"/>
  </w:style>
  <w:style w:type="character" w:customStyle="1" w:styleId="with-breadcrumbs">
    <w:name w:val="with-breadcrumbs"/>
    <w:rsid w:val="00942654"/>
  </w:style>
  <w:style w:type="character" w:customStyle="1" w:styleId="Heading4Char">
    <w:name w:val="Heading 4 Char"/>
    <w:basedOn w:val="DefaultParagraphFont"/>
    <w:link w:val="Heading4"/>
    <w:uiPriority w:val="9"/>
    <w:semiHidden/>
    <w:rsid w:val="00942654"/>
    <w:rPr>
      <w:rFonts w:asciiTheme="majorHAnsi" w:eastAsiaTheme="majorEastAsia" w:hAnsiTheme="majorHAnsi" w:cstheme="majorBidi"/>
      <w:b/>
      <w:bCs/>
      <w:i/>
      <w:iCs/>
      <w:color w:val="4472C4" w:themeColor="accent1"/>
    </w:rPr>
  </w:style>
  <w:style w:type="character" w:customStyle="1" w:styleId="cNormalChar">
    <w:name w:val="c.Normal Char"/>
    <w:link w:val="Normalc"/>
    <w:locked/>
    <w:rsid w:val="00942654"/>
    <w:rPr>
      <w:rFonts w:ascii="Times New Roman" w:eastAsia="Times New Roman" w:hAnsi="Times New Roman"/>
      <w:sz w:val="24"/>
      <w:szCs w:val="24"/>
      <w:lang w:val="en-AU" w:eastAsia="en-AU"/>
    </w:rPr>
  </w:style>
  <w:style w:type="paragraph" w:customStyle="1" w:styleId="Normalc">
    <w:name w:val="Normal.c"/>
    <w:link w:val="cNormalChar"/>
    <w:qFormat/>
    <w:rsid w:val="00942654"/>
    <w:pPr>
      <w:spacing w:before="240" w:after="0" w:line="240" w:lineRule="auto"/>
      <w:ind w:left="720"/>
      <w:jc w:val="both"/>
    </w:pPr>
    <w:rPr>
      <w:rFonts w:ascii="Times New Roman" w:eastAsia="Times New Roman" w:hAnsi="Times New Roman"/>
      <w:sz w:val="24"/>
      <w:szCs w:val="24"/>
      <w:lang w:val="en-AU" w:eastAsia="en-AU"/>
    </w:rPr>
  </w:style>
  <w:style w:type="character" w:styleId="Strong">
    <w:name w:val="Strong"/>
    <w:basedOn w:val="DefaultParagraphFont"/>
    <w:uiPriority w:val="22"/>
    <w:qFormat/>
    <w:rsid w:val="009426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A85"/>
    <w:pPr>
      <w:spacing w:line="256" w:lineRule="auto"/>
    </w:pPr>
  </w:style>
  <w:style w:type="paragraph" w:styleId="Heading1">
    <w:name w:val="heading 1"/>
    <w:aliases w:val="Heading 1(Report Only),Chapter,Heading 1(Report Only)1,Chapter1,H1"/>
    <w:basedOn w:val="Normal"/>
    <w:next w:val="Normal"/>
    <w:link w:val="Heading1Char"/>
    <w:qFormat/>
    <w:rsid w:val="002E4A85"/>
    <w:pPr>
      <w:keepNext/>
      <w:keepLines/>
      <w:spacing w:before="480" w:after="0"/>
      <w:outlineLvl w:val="0"/>
    </w:pPr>
    <w:rPr>
      <w:rFonts w:asciiTheme="majorHAnsi" w:eastAsiaTheme="majorEastAsia" w:hAnsiTheme="majorHAnsi" w:cstheme="majorBidi"/>
      <w:color w:val="2F5496" w:themeColor="accent1" w:themeShade="BF"/>
      <w:sz w:val="28"/>
      <w:szCs w:val="28"/>
    </w:rPr>
  </w:style>
  <w:style w:type="paragraph" w:styleId="Heading2">
    <w:name w:val="heading 2"/>
    <w:aliases w:val="l2,H2,h21,HD2,UNDERRUBRIK 1-2,h2 main heading,B Sub/Bold,B Sub/Bold1,B Sub/Bold2,B Sub/Bold11,h2 main heading1,h2 main heading2,B Sub/Bold3,B Sub/Bold12,h2 main heading3,B Sub/Bold4,B Sub/Bold13,Para2,SubPara,H2-Heading 2,2,Header 2,Header&#10;2"/>
    <w:basedOn w:val="Normal"/>
    <w:next w:val="Normal"/>
    <w:link w:val="Heading2Char"/>
    <w:uiPriority w:val="9"/>
    <w:unhideWhenUsed/>
    <w:qFormat/>
    <w:rsid w:val="002E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AF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4265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
    <w:basedOn w:val="DefaultParagraphFont"/>
    <w:link w:val="Heading1"/>
    <w:rsid w:val="002E4A85"/>
    <w:rPr>
      <w:rFonts w:asciiTheme="majorHAnsi" w:eastAsiaTheme="majorEastAsia" w:hAnsiTheme="majorHAnsi" w:cstheme="majorBidi"/>
      <w:color w:val="2F5496" w:themeColor="accent1" w:themeShade="BF"/>
      <w:sz w:val="28"/>
      <w:szCs w:val="28"/>
    </w:rPr>
  </w:style>
  <w:style w:type="character" w:customStyle="1" w:styleId="Heading2Char">
    <w:name w:val="Heading 2 Char"/>
    <w:aliases w:val="l2 Char,H2 Char,h21 Char,HD2 Char,UNDERRUBRIK 1-2 Char,h2 main heading Char,B Sub/Bold Char,B Sub/Bold1 Char,B Sub/Bold2 Char,B Sub/Bold11 Char,h2 main heading1 Char,h2 main heading2 Char,B Sub/Bold3 Char,B Sub/Bold12 Char,Para2 Char"/>
    <w:basedOn w:val="DefaultParagraphFont"/>
    <w:link w:val="Heading2"/>
    <w:uiPriority w:val="9"/>
    <w:rsid w:val="002E4A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E4A85"/>
    <w:rPr>
      <w:color w:val="0563C1" w:themeColor="hyperlink"/>
      <w:u w:val="single"/>
    </w:rPr>
  </w:style>
  <w:style w:type="paragraph" w:styleId="TOC1">
    <w:name w:val="toc 1"/>
    <w:basedOn w:val="Normal"/>
    <w:next w:val="Normal"/>
    <w:autoRedefine/>
    <w:uiPriority w:val="39"/>
    <w:unhideWhenUsed/>
    <w:rsid w:val="002E4A85"/>
    <w:pPr>
      <w:spacing w:after="100"/>
    </w:pPr>
  </w:style>
  <w:style w:type="paragraph" w:styleId="TOC2">
    <w:name w:val="toc 2"/>
    <w:basedOn w:val="Normal"/>
    <w:next w:val="Normal"/>
    <w:autoRedefine/>
    <w:uiPriority w:val="39"/>
    <w:unhideWhenUsed/>
    <w:rsid w:val="002E4A85"/>
    <w:pPr>
      <w:spacing w:after="100"/>
      <w:ind w:left="220"/>
    </w:p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2E4A85"/>
  </w:style>
  <w:style w:type="paragraph" w:styleId="ListParagraph">
    <w:name w:val="List Paragraph"/>
    <w:aliases w:val="bullet,List Paragraph1,bullet 1,List Paragraph-rfp content,List Paragraph 1"/>
    <w:basedOn w:val="Normal"/>
    <w:link w:val="ListParagraphChar"/>
    <w:uiPriority w:val="34"/>
    <w:qFormat/>
    <w:rsid w:val="002E4A85"/>
    <w:pPr>
      <w:ind w:left="720"/>
      <w:contextualSpacing/>
    </w:pPr>
  </w:style>
  <w:style w:type="paragraph" w:styleId="TOCHeading">
    <w:name w:val="TOC Heading"/>
    <w:basedOn w:val="Heading1"/>
    <w:next w:val="Normal"/>
    <w:uiPriority w:val="39"/>
    <w:semiHidden/>
    <w:unhideWhenUsed/>
    <w:qFormat/>
    <w:rsid w:val="002E4A85"/>
    <w:pPr>
      <w:spacing w:line="276" w:lineRule="auto"/>
      <w:outlineLvl w:val="9"/>
    </w:pPr>
    <w:rPr>
      <w:b/>
      <w:bCs/>
      <w:lang w:eastAsia="ja-JP"/>
    </w:rPr>
  </w:style>
  <w:style w:type="paragraph" w:customStyle="1" w:styleId="BPNormal">
    <w:name w:val="B P Normal"/>
    <w:basedOn w:val="Normal"/>
    <w:qFormat/>
    <w:rsid w:val="002E4A85"/>
    <w:pPr>
      <w:spacing w:after="200" w:line="276" w:lineRule="auto"/>
      <w:jc w:val="both"/>
    </w:pPr>
    <w:rPr>
      <w:rFonts w:asciiTheme="majorHAnsi" w:eastAsiaTheme="minorEastAsia" w:hAnsiTheme="majorHAnsi"/>
      <w:lang w:bidi="en-US"/>
    </w:rPr>
  </w:style>
  <w:style w:type="table" w:styleId="TableGrid">
    <w:name w:val="Table Grid"/>
    <w:basedOn w:val="TableNormal"/>
    <w:uiPriority w:val="59"/>
    <w:rsid w:val="002E4A85"/>
    <w:pPr>
      <w:spacing w:before="120" w:after="0" w:line="240" w:lineRule="auto"/>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2E4A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3D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DD0"/>
    <w:rPr>
      <w:i/>
      <w:iCs/>
    </w:rPr>
  </w:style>
  <w:style w:type="paragraph" w:styleId="BalloonText">
    <w:name w:val="Balloon Text"/>
    <w:basedOn w:val="Normal"/>
    <w:link w:val="BalloonTextChar"/>
    <w:uiPriority w:val="99"/>
    <w:semiHidden/>
    <w:unhideWhenUsed/>
    <w:rsid w:val="004C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3"/>
    <w:rPr>
      <w:rFonts w:ascii="Tahoma" w:hAnsi="Tahoma" w:cs="Tahoma"/>
      <w:sz w:val="16"/>
      <w:szCs w:val="16"/>
    </w:rPr>
  </w:style>
  <w:style w:type="character" w:customStyle="1" w:styleId="Heading3Char">
    <w:name w:val="Heading 3 Char"/>
    <w:basedOn w:val="DefaultParagraphFont"/>
    <w:link w:val="Heading3"/>
    <w:uiPriority w:val="9"/>
    <w:rsid w:val="00117AFA"/>
    <w:rPr>
      <w:rFonts w:asciiTheme="majorHAnsi" w:eastAsiaTheme="majorEastAsia" w:hAnsiTheme="majorHAnsi" w:cstheme="majorBidi"/>
      <w:b/>
      <w:bCs/>
      <w:color w:val="4472C4" w:themeColor="accent1"/>
    </w:rPr>
  </w:style>
  <w:style w:type="character" w:customStyle="1" w:styleId="apple-converted-space">
    <w:name w:val="apple-converted-space"/>
    <w:basedOn w:val="DefaultParagraphFont"/>
    <w:rsid w:val="00942654"/>
  </w:style>
  <w:style w:type="character" w:customStyle="1" w:styleId="with-breadcrumbs">
    <w:name w:val="with-breadcrumbs"/>
    <w:rsid w:val="00942654"/>
  </w:style>
  <w:style w:type="character" w:customStyle="1" w:styleId="Heading4Char">
    <w:name w:val="Heading 4 Char"/>
    <w:basedOn w:val="DefaultParagraphFont"/>
    <w:link w:val="Heading4"/>
    <w:uiPriority w:val="9"/>
    <w:semiHidden/>
    <w:rsid w:val="00942654"/>
    <w:rPr>
      <w:rFonts w:asciiTheme="majorHAnsi" w:eastAsiaTheme="majorEastAsia" w:hAnsiTheme="majorHAnsi" w:cstheme="majorBidi"/>
      <w:b/>
      <w:bCs/>
      <w:i/>
      <w:iCs/>
      <w:color w:val="4472C4" w:themeColor="accent1"/>
    </w:rPr>
  </w:style>
  <w:style w:type="character" w:customStyle="1" w:styleId="cNormalChar">
    <w:name w:val="c.Normal Char"/>
    <w:link w:val="Normalc"/>
    <w:locked/>
    <w:rsid w:val="00942654"/>
    <w:rPr>
      <w:rFonts w:ascii="Times New Roman" w:eastAsia="Times New Roman" w:hAnsi="Times New Roman"/>
      <w:sz w:val="24"/>
      <w:szCs w:val="24"/>
      <w:lang w:val="en-AU" w:eastAsia="en-AU"/>
    </w:rPr>
  </w:style>
  <w:style w:type="paragraph" w:customStyle="1" w:styleId="Normalc">
    <w:name w:val="Normal.c"/>
    <w:link w:val="cNormalChar"/>
    <w:qFormat/>
    <w:rsid w:val="00942654"/>
    <w:pPr>
      <w:spacing w:before="240" w:after="0" w:line="240" w:lineRule="auto"/>
      <w:ind w:left="720"/>
      <w:jc w:val="both"/>
    </w:pPr>
    <w:rPr>
      <w:rFonts w:ascii="Times New Roman" w:eastAsia="Times New Roman" w:hAnsi="Times New Roman"/>
      <w:sz w:val="24"/>
      <w:szCs w:val="24"/>
      <w:lang w:val="en-AU" w:eastAsia="en-AU"/>
    </w:rPr>
  </w:style>
  <w:style w:type="character" w:styleId="Strong">
    <w:name w:val="Strong"/>
    <w:basedOn w:val="DefaultParagraphFont"/>
    <w:uiPriority w:val="22"/>
    <w:qFormat/>
    <w:rsid w:val="00942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6088">
      <w:bodyDiv w:val="1"/>
      <w:marLeft w:val="0"/>
      <w:marRight w:val="0"/>
      <w:marTop w:val="0"/>
      <w:marBottom w:val="0"/>
      <w:divBdr>
        <w:top w:val="none" w:sz="0" w:space="0" w:color="auto"/>
        <w:left w:val="none" w:sz="0" w:space="0" w:color="auto"/>
        <w:bottom w:val="none" w:sz="0" w:space="0" w:color="auto"/>
        <w:right w:val="none" w:sz="0" w:space="0" w:color="auto"/>
      </w:divBdr>
    </w:div>
    <w:div w:id="443577791">
      <w:bodyDiv w:val="1"/>
      <w:marLeft w:val="0"/>
      <w:marRight w:val="0"/>
      <w:marTop w:val="0"/>
      <w:marBottom w:val="0"/>
      <w:divBdr>
        <w:top w:val="none" w:sz="0" w:space="0" w:color="auto"/>
        <w:left w:val="none" w:sz="0" w:space="0" w:color="auto"/>
        <w:bottom w:val="none" w:sz="0" w:space="0" w:color="auto"/>
        <w:right w:val="none" w:sz="0" w:space="0" w:color="auto"/>
      </w:divBdr>
    </w:div>
    <w:div w:id="831218951">
      <w:bodyDiv w:val="1"/>
      <w:marLeft w:val="0"/>
      <w:marRight w:val="0"/>
      <w:marTop w:val="0"/>
      <w:marBottom w:val="0"/>
      <w:divBdr>
        <w:top w:val="none" w:sz="0" w:space="0" w:color="auto"/>
        <w:left w:val="none" w:sz="0" w:space="0" w:color="auto"/>
        <w:bottom w:val="none" w:sz="0" w:space="0" w:color="auto"/>
        <w:right w:val="none" w:sz="0" w:space="0" w:color="auto"/>
      </w:divBdr>
    </w:div>
    <w:div w:id="918364413">
      <w:bodyDiv w:val="1"/>
      <w:marLeft w:val="0"/>
      <w:marRight w:val="0"/>
      <w:marTop w:val="0"/>
      <w:marBottom w:val="0"/>
      <w:divBdr>
        <w:top w:val="none" w:sz="0" w:space="0" w:color="auto"/>
        <w:left w:val="none" w:sz="0" w:space="0" w:color="auto"/>
        <w:bottom w:val="none" w:sz="0" w:space="0" w:color="auto"/>
        <w:right w:val="none" w:sz="0" w:space="0" w:color="auto"/>
      </w:divBdr>
    </w:div>
    <w:div w:id="1198003471">
      <w:bodyDiv w:val="1"/>
      <w:marLeft w:val="0"/>
      <w:marRight w:val="0"/>
      <w:marTop w:val="0"/>
      <w:marBottom w:val="0"/>
      <w:divBdr>
        <w:top w:val="none" w:sz="0" w:space="0" w:color="auto"/>
        <w:left w:val="none" w:sz="0" w:space="0" w:color="auto"/>
        <w:bottom w:val="none" w:sz="0" w:space="0" w:color="auto"/>
        <w:right w:val="none" w:sz="0" w:space="0" w:color="auto"/>
      </w:divBdr>
    </w:div>
    <w:div w:id="144430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2.emf"/><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package" Target="embeddings/Microsoft_Visio_Drawing3444.vsdx"/><Relationship Id="rId29" Type="http://schemas.openxmlformats.org/officeDocument/2006/relationships/package" Target="embeddings/Microsoft_Visio_Drawing5666.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oleObject6.bin"/><Relationship Id="rId40" Type="http://schemas.openxmlformats.org/officeDocument/2006/relationships/image" Target="media/image20.emf"/><Relationship Id="rId45" Type="http://schemas.openxmlformats.org/officeDocument/2006/relationships/package" Target="embeddings/Microsoft_Visio_Drawing8999.vsdx"/><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8.emf"/><Relationship Id="rId10" Type="http://schemas.openxmlformats.org/officeDocument/2006/relationships/package" Target="embeddings/Microsoft_Visio_Drawing111.vsdx"/><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2333.vsdx"/><Relationship Id="rId22" Type="http://schemas.openxmlformats.org/officeDocument/2006/relationships/image" Target="media/image10.emf"/><Relationship Id="rId27" Type="http://schemas.openxmlformats.org/officeDocument/2006/relationships/package" Target="embeddings/Microsoft_Visio_Drawing4555.vsdx"/><Relationship Id="rId30" Type="http://schemas.openxmlformats.org/officeDocument/2006/relationships/image" Target="media/image14.png"/><Relationship Id="rId35" Type="http://schemas.openxmlformats.org/officeDocument/2006/relationships/package" Target="embeddings/Microsoft_Visio_Drawing7888.vsdx"/><Relationship Id="rId43" Type="http://schemas.openxmlformats.org/officeDocument/2006/relationships/oleObject" Target="embeddings/oleObject9.bin"/><Relationship Id="rId48" Type="http://schemas.microsoft.com/office/2011/relationships/people" Target="people.xml"/><Relationship Id="rId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package" Target="embeddings/Microsoft_Visio_Drawing1222.vsdx"/><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package" Target="embeddings/Microsoft_Visio_Drawing6777.vsdx"/><Relationship Id="rId38" Type="http://schemas.openxmlformats.org/officeDocument/2006/relationships/image" Target="media/image19.emf"/><Relationship Id="rId46"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oleObject" Target="embeddings/oleObject8.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ECC50-52BD-44E2-9DE4-A6D865B91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Ngo</dc:creator>
  <cp:lastModifiedBy>Administrator</cp:lastModifiedBy>
  <cp:revision>28</cp:revision>
  <dcterms:created xsi:type="dcterms:W3CDTF">2021-07-06T07:26:00Z</dcterms:created>
  <dcterms:modified xsi:type="dcterms:W3CDTF">2021-07-08T02:46:00Z</dcterms:modified>
</cp:coreProperties>
</file>